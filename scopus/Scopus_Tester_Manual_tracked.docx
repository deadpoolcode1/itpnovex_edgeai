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Scopus — Tester Manual</w:t>
      </w:r>
    </w:p>
    <w:p>
      <w:r>
        <w:rPr>
          <w:b/>
        </w:rPr>
        <w:t>End-to-end acceptance test: the camera sees people → the modem sends the event → this PC receives it.</w:t>
      </w:r>
    </w:p>
    <w:p>
      <w:r>
        <w:t>Generated 2026-08-09 from scopus/make_tester_manual.py. Every command below was run, in this order, on the bench PC this document is written for, and each “Expected” block is the output that came back. The one exception is Step 9, which needs a person standing in front of the camera; its example is a real live detection recorded on the same bench.</w:t>
      </w:r>
    </w:p>
    <w:p>
      <w:pPr>
        <w:pStyle w:val="Heading1"/>
      </w:pPr>
      <w:r>
        <w:t>1. How to use this document</w:t>
      </w:r>
    </w:p>
    <w:p>
      <w:r>
        <w:t>Work through it from top to bottom. Each step gives you one command to type and shows what should come back. If what you see does not match, stop and look up the symptom in section 14 — carrying on after a failed step produces confusing results later.</w:t>
      </w:r>
    </w:p>
    <w:p>
      <w:pPr>
        <w:pStyle w:val="ListBullet"/>
      </w:pPr>
      <w:r>
        <w:t>Lines in bold blue are what you type. Copy the whole line, including the part before &amp;&amp;.</w:t>
      </w:r>
    </w:p>
    <w:p>
      <w:pPr>
        <w:pStyle w:val="ListBullet"/>
      </w:pPr>
      <w:r>
        <w:t>Everything else in the boxes is what the computer prints back. It will not match character for character — times, counters and the picture change — but the shape and the key values must match.</w:t>
      </w:r>
    </w:p>
    <w:p>
      <w:pPr>
        <w:pStyle w:val="ListBullet"/>
      </w:pPr>
      <w:r>
        <w:t>You need two Terminal windows. Open one with Ctrl+Alt+T, and a second the same way. This document calls them Window A and Window B.</w:t>
      </w:r>
    </w:p>
    <w:p>
      <w:pPr>
        <w:pStyle w:val="ListBullet"/>
      </w:pPr>
      <w:r>
        <w:t>Nothing here needs a password, and nothing here changes the product's software.</w:t>
      </w:r>
    </w:p>
    <w:p/>
    <w:p>
      <w:r>
        <w:t>What the two windows are for: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Window</w:t>
            </w:r>
          </w:p>
        </w:tc>
        <w:tc>
          <w:tcPr>
            <w:tcW w:type="dxa" w:w="2880"/>
          </w:tcPr>
          <w:p>
            <w:r>
              <w:t>What it does</w:t>
            </w:r>
          </w:p>
        </w:tc>
        <w:tc>
          <w:tcPr>
            <w:tcW w:type="dxa" w:w="2880"/>
          </w:tcPr>
          <w:p>
            <w:r>
              <w:t>When</w:t>
            </w:r>
          </w:p>
        </w:tc>
      </w:tr>
      <w:tr>
        <w:tc>
          <w:tcPr>
            <w:tcW w:type="dxa" w:w="2880"/>
          </w:tcPr>
          <w:p>
            <w:r>
              <w:t>A</w:t>
            </w:r>
          </w:p>
        </w:tc>
        <w:tc>
          <w:tcPr>
            <w:tcW w:type="dxa" w:w="2880"/>
          </w:tcPr>
          <w:p>
            <w:r>
              <w:t>Runs the receiving server — this is 'the customer's server' that the product sends events and photos to. It prints everything that arrives.</w:t>
            </w:r>
          </w:p>
        </w:tc>
        <w:tc>
          <w:tcPr>
            <w:tcW w:type="dxa" w:w="2880"/>
          </w:tcPr>
          <w:p>
            <w:r>
              <w:t>Started in Step 3, then left alone until the end</w:t>
            </w:r>
          </w:p>
        </w:tc>
      </w:tr>
      <w:tr>
        <w:tc>
          <w:tcPr>
            <w:tcW w:type="dxa" w:w="2880"/>
          </w:tcPr>
          <w:p>
            <w:r>
              <w:t>B</w:t>
            </w:r>
          </w:p>
        </w:tc>
        <w:tc>
          <w:tcPr>
            <w:tcW w:type="dxa" w:w="2880"/>
          </w:tcPr>
          <w:p>
            <w:r>
              <w:t>Everything else: the checks and the commands to the camera and the modem.</w:t>
            </w:r>
          </w:p>
        </w:tc>
        <w:tc>
          <w:tcPr>
            <w:tcW w:type="dxa" w:w="2880"/>
          </w:tcPr>
          <w:p>
            <w:r>
              <w:t>Used for every other step</w:t>
            </w:r>
          </w:p>
        </w:tc>
      </w:tr>
    </w:tbl>
    <w:p/>
    <w:p>
      <w:r>
        <w:t>Roughly 20 minutes end to end, most of it waiting for the photo to cross the internal cable between the two boards.</w:t>
      </w:r>
    </w:p>
    <w:p>
      <w:pPr>
        <w:pStyle w:val="Heading1"/>
      </w:pPr>
      <w:r>
        <w:t>2. What this test proves</w:t>
      </w:r>
    </w:p>
    <w:p>
      <w:r>
        <w:t>Scopus is two devices in one box: an N6Cam (camera + neural network) and a WP76 modem, joined by an internal serial cable. Each half can look perfectly healthy while the product does nothing, because nothing joins them. This procedure follows real events all the way out to this PC:</w:t>
      </w:r>
    </w:p>
    <w:p>
      <w:pPr>
        <w:spacing w:after="80"/>
        <w:ind w:left="432"/>
      </w:pPr>
      <w:r>
        <w:rPr>
          <w:rFonts w:ascii="Consolas" w:hAnsi="Consolas"/>
          <w:sz w:val="18"/>
        </w:rPr>
        <w:t xml:space="preserve">  people in front of the camera</w:t>
        <w:br/>
        <w:t xml:space="preserve">      -&gt; camera's neural network detects them</w:t>
        <w:br/>
        <w:t xml:space="preserve">          -&gt; camera tells the modem over the internal cable</w:t>
        <w:br/>
        <w:t xml:space="preserve">              -&gt; modem sends a UDP message to this PC</w:t>
        <w:br/>
        <w:br/>
        <w:t xml:space="preserve">  photo capture</w:t>
        <w:br/>
        <w:t xml:space="preserve">      -&gt; camera sends the JPEG to the modem</w:t>
        <w:br/>
        <w:t xml:space="preserve">          -&gt; modem uploads it to this PC over HTTP</w:t>
      </w:r>
    </w:p>
    <w:p>
      <w:r>
        <w:t>The test passes on what arrives on this PC — a JSON event and a JPEG file you can open. A log line on the device saying it sent them is not a pass; that only proves the device spoke, not that anything heard it.</w:t>
      </w:r>
    </w:p>
    <w:p>
      <w:r>
        <w:t>The steps prove three separate things, which is why there are three of them:</w:t>
      </w:r>
    </w:p>
    <w:tbl>
      <w:tblPr>
        <w:tblStyle w:val="LightGrid-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Proves</w:t>
            </w:r>
          </w:p>
        </w:tc>
      </w:tr>
      <w:tr>
        <w:tc>
          <w:tcPr>
            <w:tcW w:type="dxa" w:w="4320"/>
          </w:tcPr>
          <w:p>
            <w:r>
              <w:t>7 — known picture</w:t>
            </w:r>
          </w:p>
        </w:tc>
        <w:tc>
          <w:tcPr>
            <w:tcW w:type="dxa" w:w="4320"/>
          </w:tcPr>
          <w:p>
            <w:r>
              <w:t>the neural network counts people correctly (the picture has a known number in it, so the answer is checkable)</w:t>
            </w:r>
          </w:p>
        </w:tc>
      </w:tr>
      <w:tr>
        <w:tc>
          <w:tcPr>
            <w:tcW w:type="dxa" w:w="4320"/>
          </w:tcPr>
          <w:p>
            <w:r>
              <w:t>8 — test event</w:t>
            </w:r>
          </w:p>
        </w:tc>
        <w:tc>
          <w:tcPr>
            <w:tcW w:type="dxa" w:w="4320"/>
          </w:tcPr>
          <w:p>
            <w:r>
              <w:t>an event gets from the camera, through the modem, onto this PC, and arrives as valid data</w:t>
            </w:r>
          </w:p>
        </w:tc>
      </w:tr>
      <w:tr>
        <w:tc>
          <w:tcPr>
            <w:tcW w:type="dxa" w:w="4320"/>
          </w:tcPr>
          <w:p>
            <w:r>
              <w:t>9 — real people</w:t>
            </w:r>
          </w:p>
        </w:tc>
        <w:tc>
          <w:tcPr>
            <w:tcW w:type="dxa" w:w="4320"/>
          </w:tcPr>
          <w:p>
            <w:r>
              <w:t>the two above working together on a real detection: the product doing its actual job</w:t>
            </w:r>
          </w:p>
        </w:tc>
      </w:tr>
    </w:tbl>
    <w:p>
      <w:pPr>
        <w:pStyle w:val="Heading1"/>
      </w:pPr>
      <w:r>
        <w:t>3. What is already set up</w:t>
      </w:r>
    </w:p>
    <w:p>
      <w:r>
        <w:t>This is all in place on the bench PC. You do not have to do anything with it; it is here so you can recognise the parts by name when a step mentions them.</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This PC</w:t>
            </w:r>
          </w:p>
        </w:tc>
        <w:tc>
          <w:tcPr>
            <w:tcW w:type="dxa" w:w="4320"/>
          </w:tcPr>
          <w:p>
            <w:r>
              <w:t>The bench PC. It plays the part of the customer's server. Its address on the modem's network is 192.168.2.3</w:t>
            </w:r>
          </w:p>
        </w:tc>
      </w:tr>
      <w:tr>
        <w:tc>
          <w:tcPr>
            <w:tcW w:type="dxa" w:w="4320"/>
          </w:tcPr>
          <w:p>
            <w:r>
              <w:t>N6Cam</w:t>
            </w:r>
          </w:p>
        </w:tc>
        <w:tc>
          <w:tcPr>
            <w:tcW w:type="dxa" w:w="4320"/>
          </w:tcPr>
          <w:p>
            <w:r>
              <w:t>The camera board. Connected to this PC by USB</w:t>
            </w:r>
          </w:p>
        </w:tc>
      </w:tr>
      <w:tr>
        <w:tc>
          <w:tcPr>
            <w:tcW w:type="dxa" w:w="4320"/>
          </w:tcPr>
          <w:p>
            <w:r>
              <w:t>WP76 modem</w:t>
            </w:r>
          </w:p>
        </w:tc>
        <w:tc>
          <w:tcPr>
            <w:tcW w:type="dxa" w:w="4320"/>
          </w:tcPr>
          <w:p>
            <w:r>
              <w:t>The modem board. Connected to this PC by USB (for commands) and Ethernet (192.168.2.2, for the data it sends)</w:t>
            </w:r>
          </w:p>
        </w:tc>
      </w:tr>
      <w:tr>
        <w:tc>
          <w:tcPr>
            <w:tcW w:type="dxa" w:w="4320"/>
          </w:tcPr>
          <w:p>
            <w:r>
              <w:t>Internal cable</w:t>
            </w:r>
          </w:p>
        </w:tc>
        <w:tc>
          <w:tcPr>
            <w:tcW w:type="dxa" w:w="4320"/>
          </w:tcPr>
          <w:p>
            <w:r>
              <w:t>Camera to modem. This is the link the product depends on and the one this test exercises</w:t>
            </w:r>
          </w:p>
        </w:tc>
      </w:tr>
      <w:tr>
        <w:tc>
          <w:tcPr>
            <w:tcW w:type="dxa" w:w="4320"/>
          </w:tcPr>
          <w:p>
            <w:r>
              <w:t>Software</w:t>
            </w:r>
          </w:p>
        </w:tc>
        <w:tc>
          <w:tcPr>
            <w:tcW w:type="dxa" w:w="4320"/>
          </w:tcPr>
          <w:p>
            <w:r>
              <w:t>Already installed at ~/work/itpnovex/edgeai</w:t>
            </w:r>
          </w:p>
        </w:tc>
      </w:tr>
    </w:tbl>
    <w:p>
      <w:pPr>
        <w:pStyle w:val="Heading1"/>
      </w:pPr>
      <w:r>
        <w:t>Step 1 — Close anything else using the devices</w:t>
      </w:r>
    </w:p>
    <w:p>
      <w:r>
        <w:t>If another program has the camera's or the modem's serial port open, it takes the replies this test is waiting for, and every step below fails with “no answer” while the hardware is perfectly healthy. This has cost real time on this bench.</w:t>
      </w:r>
    </w:p>
    <w:p>
      <w:r>
        <w:t>Close, if any of them are open:</w:t>
      </w:r>
    </w:p>
    <w:p>
      <w:pPr>
        <w:pStyle w:val="ListBullet"/>
      </w:pPr>
      <w:r>
        <w:t>The Serial Monitor panel in VS Code (this is the usual culprit — closing the panel is enough, but closing VS Code is surer)</w:t>
      </w:r>
    </w:p>
    <w:p>
      <w:pPr>
        <w:pStyle w:val="ListBullet"/>
      </w:pPr>
      <w:r>
        <w:t>Any terminal window running picocom, minicom, tio or screen</w:t>
      </w:r>
    </w:p>
    <w:p>
      <w:pPr>
        <w:pStyle w:val="ListBullet"/>
      </w:pPr>
      <w:r>
        <w:t>A test server left running from an earlier test</w:t>
      </w:r>
    </w:p>
    <w:p>
      <w:pPr>
        <w:ind w:left="432"/>
      </w:pPr>
      <w:r>
        <w:rPr>
          <w:i/>
          <w:color w:val="444444"/>
          <w:sz w:val="18"/>
        </w:rPr>
        <w:t>Step 2 checks this for you and names the program if it finds one, so you do not have to guess.</w:t>
      </w:r>
    </w:p>
    <w:p>
      <w:pPr>
        <w:pStyle w:val="Heading1"/>
      </w:pPr>
      <w:r>
        <w:t>Step 2 — Check the bench is ready</w:t>
      </w:r>
    </w:p>
    <w:p>
      <w:r>
        <w:t>In Window B:</w:t>
      </w:r>
    </w:p>
    <w:p>
      <w:pPr>
        <w:spacing w:after="80"/>
        <w:ind w:left="432"/>
      </w:pPr>
      <w:r>
        <w:rPr>
          <w:rFonts w:ascii="Consolas" w:hAnsi="Consolas"/>
          <w:b/>
          <w:color w:val="1F3D7A"/>
          <w:sz w:val="18"/>
        </w:rPr>
        <w:t>cd ~/work/itpnovex/edgeai &amp;&amp; python3 scopus/preflight.py</w:t>
      </w:r>
    </w:p>
    <w:p>
      <w:pPr>
        <w:spacing w:after="40"/>
      </w:pPr>
      <w:r>
        <w:rPr>
          <w:b/>
          <w:color w:val="1E6B2E"/>
          <w:sz w:val="20"/>
        </w:rPr>
        <w:t>Expected:</w:t>
      </w:r>
    </w:p>
    <w:p>
      <w:pPr>
        <w:spacing w:after="80"/>
        <w:ind w:left="432"/>
      </w:pPr>
      <w:r>
        <w:rPr>
          <w:rFonts w:ascii="Consolas" w:hAnsi="Consolas"/>
          <w:sz w:val="18"/>
        </w:rPr>
        <w:t>Scopus bench pre-flight</w:t>
        <w:br/>
        <w:br/>
        <w:t xml:space="preserve">  [PASS] N6Cam shell port  —  /dev/ttyACM2</w:t>
        <w:br/>
        <w:t xml:space="preserve">  [PASS] Modem AT port  —  /dev/ttyUSB0</w:t>
        <w:br/>
        <w:t xml:space="preserve">  [PASS] N6Cam port is free  —  nobody else has it open</w:t>
        <w:br/>
        <w:t xml:space="preserve">  [PASS] Modem port is free  —  nobody else has it open</w:t>
        <w:br/>
        <w:t xml:space="preserve">  [PASS] This PC is on the modem's network  —  this PC is 192.168.2.3</w:t>
        <w:br/>
        <w:t xml:space="preserve">  [PASS] Modem answers on the network  —  192.168.2.2</w:t>
        <w:br/>
        <w:t xml:space="preserve">  [PASS] Server ports are free  —  TCP 8080, UDP 9999</w:t>
        <w:br/>
        <w:t xml:space="preserve">  [PASS] Modem SDVR app answers  —  version 1.7.1</w:t>
        <w:br/>
        <w:t xml:space="preserve">  [PASS] Modem firmware is new enough  —  1.7.1 &gt;= 1.7.0</w:t>
        <w:br/>
        <w:t xml:space="preserve">  [PASS] Camera shell answers  —  uptime replied</w:t>
        <w:br/>
        <w:t xml:space="preserve">  [PASS] Camera can reach the modem  —  internal cable carries commands</w:t>
        <w:br/>
        <w:t xml:space="preserve">  [PASS] Test image present  —  /home/user/work/itpnovex/edgeai/images/3_people.jpg</w:t>
        <w:br/>
        <w:br/>
        <w:t>READY — the bench is fit to test on. Go to Step 3 of the manual.</w:t>
      </w:r>
    </w:p>
    <w:p>
      <w:pPr>
        <w:ind w:left="432"/>
      </w:pPr>
      <w:r>
        <w:rPr>
          <w:i/>
          <w:color w:val="B00000"/>
          <w:sz w:val="18"/>
        </w:rPr>
        <w:t>Every line must say PASS. If one says FAIL, the yellow text underneath it says what to do; do that and run the command again. Do not start the test with a FAIL showing — the step that fails later will look like a product fault and will not be one.</w:t>
      </w:r>
    </w:p>
    <w:p>
      <w:pPr>
        <w:ind w:left="432"/>
      </w:pPr>
      <w:r>
        <w:rPr>
          <w:i/>
          <w:color w:val="444444"/>
          <w:sz w:val="18"/>
        </w:rPr>
        <w:t>'/dev/ttyACM2' may read ttyACM1 on your run. That is normal — the camera moves between the two — and nothing in this document depends on which one it is.</w:t>
      </w:r>
    </w:p>
    <w:p>
      <w:pPr>
        <w:pStyle w:val="Heading1"/>
      </w:pPr>
      <w:r>
        <w:t>Step 3 — Start the receiving server (Window A)</w:t>
      </w:r>
    </w:p>
    <w:p>
      <w:r>
        <w:t>This is the server the product uploads to. It listens for both things the device sends — events (UDP) and photos (HTTP) — and saves everything it receives so you can look at it afterwards.</w:t>
      </w:r>
    </w:p>
    <w:p>
      <w:r>
        <w:t>In Window A:</w:t>
      </w:r>
    </w:p>
    <w:p>
      <w:pPr>
        <w:spacing w:after="80"/>
        <w:ind w:left="432"/>
      </w:pPr>
      <w:r>
        <w:rPr>
          <w:rFonts w:ascii="Consolas" w:hAnsi="Consolas"/>
          <w:b/>
          <w:color w:val="1F3D7A"/>
          <w:sz w:val="18"/>
        </w:rPr>
        <w:t>cd ~/work/itpnovex/edgeai &amp;&amp; python3 scopus/test_server.py --http-port 8080 --udp-port 9999 --dir ~/scopus-received --from-modem 192.168.2.2 --fresh</w:t>
      </w:r>
    </w:p>
    <w:p>
      <w:pPr>
        <w:spacing w:after="40"/>
      </w:pPr>
      <w:r>
        <w:rPr>
          <w:b/>
          <w:color w:val="1E6B2E"/>
          <w:sz w:val="20"/>
        </w:rPr>
        <w:t>Expected:</w:t>
      </w:r>
    </w:p>
    <w:p>
      <w:pPr>
        <w:spacing w:after="80"/>
        <w:ind w:left="432"/>
      </w:pPr>
      <w:r>
        <w:rPr>
          <w:rFonts w:ascii="Consolas" w:hAnsi="Consolas"/>
          <w:sz w:val="18"/>
        </w:rPr>
        <w:t>Scopus test server</w:t>
        <w:br/>
        <w:t xml:space="preserve">  receiving into /home/user/scopus-received</w:t>
        <w:br/>
        <w:t xml:space="preserve">  (an earlier run's files were moved to /home/user/scopus-received-old-20260806-151456)</w:t>
        <w:br/>
        <w:t>[15:14:56] listening      UDP  0.0.0.0:9999  (notifications)</w:t>
        <w:br/>
        <w:t>[15:14:56] listening      HTTP 0.0.0.0:8080 (photo uploads)</w:t>
        <w:br/>
        <w:t xml:space="preserve">  Ctrl-C to stop. Point the modem here with:</w:t>
        <w:br/>
        <w:t xml:space="preserve">    AT+SDVRNTFHOST="&lt;this PC ip&gt;"   AT+SDVRNTFPORT=9999</w:t>
        <w:br/>
        <w:t xml:space="preserve">    AT+SDVRHOSTIP="&lt;this PC ip&gt;"    AT+SDVRPORT=8080   AT+SDVRSRVRPATH="/upload"</w:t>
      </w:r>
    </w:p>
    <w:p>
      <w:r>
        <w:t>Leave this window running and visible for the rest of the test — several steps are judged by what appears here. Do not type in it. You will stop it with Ctrl-C at the very end.</w:t>
      </w:r>
    </w:p>
    <w:p>
      <w:r>
        <w:t>What the options mean:</w:t>
      </w:r>
    </w:p>
    <w:tbl>
      <w:tblPr>
        <w:tblStyle w:val="LightGrid-Accent1"/>
        <w:tblW w:type="auto" w:w="0"/>
        <w:tblLook w:firstColumn="1" w:firstRow="1" w:lastColumn="0" w:lastRow="0" w:noHBand="0" w:noVBand="1" w:val="04A0"/>
      </w:tblPr>
      <w:tblGrid>
        <w:gridCol w:w="4320"/>
        <w:gridCol w:w="4320"/>
      </w:tblGrid>
      <w:tr>
        <w:tc>
          <w:tcPr>
            <w:tcW w:type="dxa" w:w="4320"/>
          </w:tcPr>
          <w:p>
            <w:r>
              <w:t>Option</w:t>
            </w:r>
          </w:p>
        </w:tc>
        <w:tc>
          <w:tcPr>
            <w:tcW w:type="dxa" w:w="4320"/>
          </w:tcPr>
          <w:p>
            <w:r>
              <w:t>Meaning</w:t>
            </w:r>
          </w:p>
        </w:tc>
      </w:tr>
      <w:tr>
        <w:tc>
          <w:tcPr>
            <w:tcW w:type="dxa" w:w="4320"/>
          </w:tcPr>
          <w:p>
            <w:r>
              <w:t>--http-port 8080</w:t>
            </w:r>
          </w:p>
        </w:tc>
        <w:tc>
          <w:tcPr>
            <w:tcW w:type="dxa" w:w="4320"/>
          </w:tcPr>
          <w:p>
            <w:r>
              <w:t>port the photos are uploaded to</w:t>
            </w:r>
          </w:p>
        </w:tc>
      </w:tr>
      <w:tr>
        <w:tc>
          <w:tcPr>
            <w:tcW w:type="dxa" w:w="4320"/>
          </w:tcPr>
          <w:p>
            <w:r>
              <w:t>--udp-port 9999</w:t>
            </w:r>
          </w:p>
        </w:tc>
        <w:tc>
          <w:tcPr>
            <w:tcW w:type="dxa" w:w="4320"/>
          </w:tcPr>
          <w:p>
            <w:r>
              <w:t>port the events arrive on</w:t>
            </w:r>
          </w:p>
        </w:tc>
      </w:tr>
      <w:tr>
        <w:tc>
          <w:tcPr>
            <w:tcW w:type="dxa" w:w="4320"/>
          </w:tcPr>
          <w:p>
            <w:r>
              <w:t>--dir ~/scopus-received</w:t>
            </w:r>
          </w:p>
        </w:tc>
        <w:tc>
          <w:tcPr>
            <w:tcW w:type="dxa" w:w="4320"/>
          </w:tcPr>
          <w:p>
            <w:r>
              <w:t>folder everything received is saved in</w:t>
            </w:r>
          </w:p>
        </w:tc>
      </w:tr>
      <w:tr>
        <w:tc>
          <w:tcPr>
            <w:tcW w:type="dxa" w:w="4320"/>
          </w:tcPr>
          <w:p>
            <w:r>
              <w:t>--from-modem 192.168.2.2</w:t>
            </w:r>
          </w:p>
        </w:tc>
        <w:tc>
          <w:tcPr>
            <w:tcW w:type="dxa" w:w="4320"/>
          </w:tcPr>
          <w:p>
            <w:r>
              <w:t>ignore anything that did not come from the modem. Unrelated traffic on this port has been mistaken for a passing test before</w:t>
            </w:r>
          </w:p>
        </w:tc>
      </w:tr>
      <w:tr>
        <w:tc>
          <w:tcPr>
            <w:tcW w:type="dxa" w:w="4320"/>
          </w:tcPr>
          <w:p>
            <w:r>
              <w:t>--fresh</w:t>
            </w:r>
          </w:p>
        </w:tc>
        <w:tc>
          <w:tcPr>
            <w:tcW w:type="dxa" w:w="4320"/>
          </w:tcPr>
          <w:p>
            <w:r>
              <w:t>start with an empty folder, so what is in it at the end is this test's evidence and nothing else. An earlier run's files are moved aside, not deleted</w:t>
            </w:r>
          </w:p>
        </w:tc>
      </w:tr>
    </w:tbl>
    <w:p>
      <w:pPr>
        <w:pStyle w:val="Heading1"/>
      </w:pPr>
      <w:r>
        <w:t>Step 4 — Point the modem at this PC (Window B)</w:t>
      </w:r>
    </w:p>
    <w:p>
      <w:r>
        <w:t>The modem has to be told where to send things. This one command works out this PC's address on the modem's network, sets the five settings that need to agree with each other, and reads them back.</w:t>
      </w:r>
    </w:p>
    <w:p>
      <w:pPr>
        <w:spacing w:after="80"/>
        <w:ind w:left="432"/>
      </w:pPr>
      <w:r>
        <w:rPr>
          <w:rFonts w:ascii="Consolas" w:hAnsi="Consolas"/>
          <w:b/>
          <w:color w:val="1F3D7A"/>
          <w:sz w:val="18"/>
        </w:rPr>
        <w:t>cd ~/work/itpnovex/edgeai &amp;&amp; python3 scopus/at.py --point-here</w:t>
      </w:r>
    </w:p>
    <w:p>
      <w:pPr>
        <w:spacing w:after="40"/>
      </w:pPr>
      <w:r>
        <w:rPr>
          <w:b/>
          <w:color w:val="1E6B2E"/>
          <w:sz w:val="20"/>
        </w:rPr>
        <w:t>Expected:</w:t>
      </w:r>
    </w:p>
    <w:p>
      <w:pPr>
        <w:spacing w:after="80"/>
        <w:ind w:left="432"/>
      </w:pPr>
      <w:r>
        <w:rPr>
          <w:rFonts w:ascii="Consolas" w:hAnsi="Consolas"/>
          <w:sz w:val="18"/>
        </w:rPr>
        <w:t>[modem /dev/ttyUSB0]</w:t>
        <w:br/>
        <w:t>Pointing the modem at this PC (192.168.2.3)</w:t>
        <w:br/>
        <w:br/>
        <w:t xml:space="preserve">  AT+SDVRNTFHOST="192.168.2.3"</w:t>
        <w:br/>
        <w:t xml:space="preserve">      OK</w:t>
        <w:br/>
        <w:t xml:space="preserve">  AT+SDVRNTFPORT=9999</w:t>
        <w:br/>
        <w:t xml:space="preserve">      OK</w:t>
        <w:br/>
        <w:t xml:space="preserve">  AT+SDVRHOSTIP="192.168.2.3"</w:t>
        <w:br/>
        <w:t xml:space="preserve">      OK</w:t>
        <w:br/>
        <w:t xml:space="preserve">  AT+SDVRPORT=8080</w:t>
        <w:br/>
        <w:t xml:space="preserve">      OK</w:t>
        <w:br/>
        <w:t xml:space="preserve">  AT+SDVRSRVRPATH="/upload"</w:t>
        <w:br/>
        <w:t xml:space="preserve">      OK</w:t>
        <w:br/>
        <w:br/>
        <w:t>Read back what the modem now has:</w:t>
        <w:br/>
        <w:t xml:space="preserve">  AT+SDVRNTFHOST?</w:t>
        <w:br/>
        <w:t xml:space="preserve">      +SDVRNTFHOST:"192.168.2.3"</w:t>
        <w:br/>
        <w:t xml:space="preserve">      OK</w:t>
        <w:br/>
        <w:t xml:space="preserve">  AT+SDVRNTFPORT?</w:t>
        <w:br/>
        <w:t xml:space="preserve">      +SDVRNTFPORT:9999</w:t>
        <w:br/>
        <w:t xml:space="preserve">      OK</w:t>
        <w:br/>
        <w:t xml:space="preserve">  AT+SDVRSRVGET</w:t>
        <w:br/>
        <w:t xml:space="preserve">      +SDVRSRVGET:"192.168.2.3","",8080,"/upload",http</w:t>
        <w:br/>
        <w:t xml:space="preserve">      OK</w:t>
        <w:br/>
        <w:br/>
        <w:t>OK — notifications to 192.168.2.3:9999, photos to http://192.168.2.3:8080/upload</w:t>
      </w:r>
    </w:p>
    <w:p>
      <w:r>
        <w:t>The five settings, in case you need to recognise them:</w:t>
      </w:r>
    </w:p>
    <w:tbl>
      <w:tblPr>
        <w:tblStyle w:val="LightGrid-Accent1"/>
        <w:tblW w:type="auto" w:w="0"/>
        <w:tblLook w:firstColumn="1" w:firstRow="1" w:lastColumn="0" w:lastRow="0" w:noHBand="0" w:noVBand="1" w:val="04A0"/>
      </w:tblPr>
      <w:tblGrid>
        <w:gridCol w:w="4320"/>
        <w:gridCol w:w="4320"/>
      </w:tblGrid>
      <w:tr>
        <w:tc>
          <w:tcPr>
            <w:tcW w:type="dxa" w:w="4320"/>
          </w:tcPr>
          <w:p>
            <w:r>
              <w:t>Setting</w:t>
            </w:r>
          </w:p>
        </w:tc>
        <w:tc>
          <w:tcPr>
            <w:tcW w:type="dxa" w:w="4320"/>
          </w:tcPr>
          <w:p>
            <w:r>
              <w:t>Meaning</w:t>
            </w:r>
          </w:p>
        </w:tc>
      </w:tr>
      <w:tr>
        <w:tc>
          <w:tcPr>
            <w:tcW w:type="dxa" w:w="4320"/>
          </w:tcPr>
          <w:p>
            <w:r>
              <w:t>AT+SDVRNTFHOST="192.168.2.3"</w:t>
            </w:r>
          </w:p>
        </w:tc>
        <w:tc>
          <w:tcPr>
            <w:tcW w:type="dxa" w:w="4320"/>
          </w:tcPr>
          <w:p>
            <w:r>
              <w:t>where events go (this PC)</w:t>
            </w:r>
          </w:p>
        </w:tc>
      </w:tr>
      <w:tr>
        <w:tc>
          <w:tcPr>
            <w:tcW w:type="dxa" w:w="4320"/>
          </w:tcPr>
          <w:p>
            <w:r>
              <w:t>AT+SDVRNTFPORT=9999</w:t>
            </w:r>
          </w:p>
        </w:tc>
        <w:tc>
          <w:tcPr>
            <w:tcW w:type="dxa" w:w="4320"/>
          </w:tcPr>
          <w:p>
            <w:r>
              <w:t>port events go to</w:t>
            </w:r>
          </w:p>
        </w:tc>
      </w:tr>
      <w:tr>
        <w:tc>
          <w:tcPr>
            <w:tcW w:type="dxa" w:w="4320"/>
          </w:tcPr>
          <w:p>
            <w:r>
              <w:t>AT+SDVRHOSTIP="192.168.2.3"</w:t>
            </w:r>
          </w:p>
        </w:tc>
        <w:tc>
          <w:tcPr>
            <w:tcW w:type="dxa" w:w="4320"/>
          </w:tcPr>
          <w:p>
            <w:r>
              <w:t>where photos go (this PC)</w:t>
            </w:r>
          </w:p>
        </w:tc>
      </w:tr>
      <w:tr>
        <w:tc>
          <w:tcPr>
            <w:tcW w:type="dxa" w:w="4320"/>
          </w:tcPr>
          <w:p>
            <w:r>
              <w:t>AT+SDVRPORT=8080</w:t>
            </w:r>
          </w:p>
        </w:tc>
        <w:tc>
          <w:tcPr>
            <w:tcW w:type="dxa" w:w="4320"/>
          </w:tcPr>
          <w:p>
            <w:r>
              <w:t>port photos go to</w:t>
            </w:r>
          </w:p>
        </w:tc>
      </w:tr>
      <w:tr>
        <w:tc>
          <w:tcPr>
            <w:tcW w:type="dxa" w:w="4320"/>
          </w:tcPr>
          <w:p>
            <w:r>
              <w:t>AT+SDVRSRVRPATH="/upload"</w:t>
            </w:r>
          </w:p>
        </w:tc>
        <w:tc>
          <w:tcPr>
            <w:tcW w:type="dxa" w:w="4320"/>
          </w:tcPr>
          <w:p>
            <w:r>
              <w:t>the address on the server the photo is posted to</w:t>
            </w:r>
          </w:p>
        </w:tc>
      </w:tr>
    </w:tbl>
    <w:p/>
    <w:p>
      <w:pPr>
        <w:ind w:left="432"/>
      </w:pPr>
      <w:r>
        <w:rPr>
          <w:i/>
          <w:color w:val="444444"/>
          <w:sz w:val="18"/>
        </w:rPr>
        <w:t>The last line must say OK. The command judges itself on the read-back rather than on the five OKs, because a setting that answers OK and stores nothing is exactly the fault this step exists to catch.</w:t>
      </w:r>
    </w:p>
    <w:p>
      <w:pPr>
        <w:pStyle w:val="Heading1"/>
      </w:pPr>
      <w:r>
        <w:t>Step 5 — Tell the camera to look for people</w:t>
      </w:r>
    </w:p>
    <w:p>
      <w:r>
        <w:t>Two commands, in Window B:</w:t>
      </w:r>
    </w:p>
    <w:p>
      <w:pPr>
        <w:spacing w:after="80"/>
        <w:ind w:left="432"/>
      </w:pPr>
      <w:r>
        <w:rPr>
          <w:rFonts w:ascii="Consolas" w:hAnsi="Consolas"/>
          <w:b/>
          <w:color w:val="1F3D7A"/>
          <w:sz w:val="18"/>
        </w:rPr>
        <w:t>cd ~/work/itpnovex/edgeai &amp;&amp; python3 scopus/cam.py "detect profile 0x01 0x03"</w:t>
      </w:r>
    </w:p>
    <w:p>
      <w:pPr>
        <w:spacing w:after="40"/>
      </w:pPr>
      <w:r>
        <w:rPr>
          <w:b/>
          <w:color w:val="1E6B2E"/>
          <w:sz w:val="20"/>
        </w:rPr>
        <w:t>Expected:</w:t>
      </w:r>
    </w:p>
    <w:p>
      <w:pPr>
        <w:spacing w:after="80"/>
        <w:ind w:left="432"/>
      </w:pPr>
      <w:r>
        <w:rPr>
          <w:rFonts w:ascii="Consolas" w:hAnsi="Consolas"/>
          <w:sz w:val="18"/>
        </w:rPr>
        <w:t>[camera /dev/ttyACM2] &gt; detect profile 0x01 0x03</w:t>
        <w:br/>
        <w:t>detect profile: det_msk=0x01 action_msk=0x03</w:t>
        <w:br/>
        <w:t>detect profile ok</w:t>
      </w:r>
    </w:p>
    <w:p/>
    <w:p>
      <w:pPr>
        <w:spacing w:after="80"/>
        <w:ind w:left="432"/>
      </w:pPr>
      <w:r>
        <w:rPr>
          <w:rFonts w:ascii="Consolas" w:hAnsi="Consolas"/>
          <w:b/>
          <w:color w:val="1F3D7A"/>
          <w:sz w:val="18"/>
        </w:rPr>
        <w:t>cd ~/work/itpnovex/edgeai &amp;&amp; python3 scopus/cam.py "notify enable 0xff"</w:t>
      </w:r>
    </w:p>
    <w:p>
      <w:pPr>
        <w:spacing w:after="40"/>
      </w:pPr>
      <w:r>
        <w:rPr>
          <w:b/>
          <w:color w:val="1E6B2E"/>
          <w:sz w:val="20"/>
        </w:rPr>
        <w:t>Expected:</w:t>
      </w:r>
    </w:p>
    <w:p>
      <w:pPr>
        <w:spacing w:after="80"/>
        <w:ind w:left="432"/>
      </w:pPr>
      <w:r>
        <w:rPr>
          <w:rFonts w:ascii="Consolas" w:hAnsi="Consolas"/>
          <w:sz w:val="18"/>
        </w:rPr>
        <w:t>[camera /dev/ttyACM2] &gt; notify enable 0xff</w:t>
        <w:br/>
        <w:t>notify enable: 0x000000ff</w:t>
        <w:br/>
        <w:t>notify enable ok</w:t>
      </w:r>
    </w:p>
    <w:p/>
    <w:tbl>
      <w:tblPr>
        <w:tblStyle w:val="LightGrid-Accent1"/>
        <w:tblW w:type="auto" w:w="0"/>
        <w:tblLook w:firstColumn="1" w:firstRow="1" w:lastColumn="0" w:lastRow="0" w:noHBand="0" w:noVBand="1" w:val="04A0"/>
      </w:tblPr>
      <w:tblGrid>
        <w:gridCol w:w="4320"/>
        <w:gridCol w:w="4320"/>
      </w:tblGrid>
      <w:tr>
        <w:tc>
          <w:tcPr>
            <w:tcW w:type="dxa" w:w="4320"/>
          </w:tcPr>
          <w:p>
            <w:r>
              <w:t>Command</w:t>
            </w:r>
          </w:p>
        </w:tc>
        <w:tc>
          <w:tcPr>
            <w:tcW w:type="dxa" w:w="4320"/>
          </w:tcPr>
          <w:p>
            <w:r>
              <w:t>Meaning</w:t>
            </w:r>
          </w:p>
        </w:tc>
      </w:tr>
      <w:tr>
        <w:tc>
          <w:tcPr>
            <w:tcW w:type="dxa" w:w="4320"/>
          </w:tcPr>
          <w:p>
            <w:r>
              <w:t>detect profile 0x01 0x03</w:t>
            </w:r>
          </w:p>
        </w:tc>
        <w:tc>
          <w:tcPr>
            <w:tcW w:type="dxa" w:w="4320"/>
          </w:tcPr>
          <w:p>
            <w:r>
              <w:t>look for people (0x01); when you find some, both save a picture to the SD card and report it (0x03). The 'report' half is what makes an event reach this PC — with it off the camera detects silently</w:t>
            </w:r>
          </w:p>
        </w:tc>
      </w:tr>
      <w:tr>
        <w:tc>
          <w:tcPr>
            <w:tcW w:type="dxa" w:w="4320"/>
          </w:tcPr>
          <w:p>
            <w:r>
              <w:t>notify enable 0xff</w:t>
            </w:r>
          </w:p>
        </w:tc>
        <w:tc>
          <w:tcPr>
            <w:tcW w:type="dxa" w:w="4320"/>
          </w:tcPr>
          <w:p>
            <w:r>
              <w:t>allow every kind of event to be reported</w:t>
            </w:r>
          </w:p>
        </w:tc>
      </w:tr>
    </w:tbl>
    <w:p/>
    <w:p>
      <w:pPr>
        <w:ind w:left="432"/>
      </w:pPr>
      <w:r>
        <w:rPr>
          <w:i/>
          <w:color w:val="444444"/>
          <w:sz w:val="18"/>
        </w:rPr>
        <w:t>These two settings go back to their defaults if the camera restarts. If a later step stops producing events, come back and run these two again — see section 15.</w:t>
      </w:r>
    </w:p>
    <w:p>
      <w:pPr>
        <w:pStyle w:val="Heading1"/>
      </w:pPr>
      <w:r>
        <w:t>Step 6 — Check the two boards are talking</w:t>
      </w:r>
    </w:p>
    <w:p>
      <w:r>
        <w:t>This sends a command from the camera, across the internal cable, to the modem, and brings the modem's answer back. Everything after this depends on that cable.</w:t>
      </w:r>
    </w:p>
    <w:p>
      <w:pPr>
        <w:spacing w:after="80"/>
        <w:ind w:left="432"/>
      </w:pPr>
      <w:r>
        <w:rPr>
          <w:rFonts w:ascii="Consolas" w:hAnsi="Consolas"/>
          <w:b/>
          <w:color w:val="1F3D7A"/>
          <w:sz w:val="18"/>
        </w:rPr>
        <w:t>cd ~/work/itpnovex/edgeai &amp;&amp; python3 scopus/cam.py "mdm AT"</w:t>
      </w:r>
    </w:p>
    <w:p>
      <w:pPr>
        <w:spacing w:after="40"/>
      </w:pPr>
      <w:r>
        <w:rPr>
          <w:b/>
          <w:color w:val="1E6B2E"/>
          <w:sz w:val="20"/>
        </w:rPr>
        <w:t>Expected:</w:t>
      </w:r>
    </w:p>
    <w:p>
      <w:pPr>
        <w:spacing w:after="80"/>
        <w:ind w:left="432"/>
      </w:pPr>
      <w:r>
        <w:rPr>
          <w:rFonts w:ascii="Consolas" w:hAnsi="Consolas"/>
          <w:sz w:val="18"/>
        </w:rPr>
        <w:t>[camera /dev/ttyACM2] &gt; mdm AT</w:t>
        <w:br/>
        <w:t>OK</w:t>
        <w:br/>
        <w:t>mdm AT ok</w:t>
      </w:r>
    </w:p>
    <w:p>
      <w:pPr>
        <w:ind w:left="432"/>
      </w:pPr>
      <w:r>
        <w:rPr>
          <w:i/>
          <w:color w:val="B00000"/>
          <w:sz w:val="18"/>
        </w:rPr>
        <w:t>If this does not answer OK, stop here. The camera cannot reach the modem, and no step after this one can pass. Report it — and see section 14, which has the one thing worth trying first.</w:t>
      </w:r>
    </w:p>
    <w:p>
      <w:pPr>
        <w:pStyle w:val="Heading1"/>
      </w:pPr>
      <w:r>
        <w:t>Step 7 — Check the neural network counts correctly</w:t>
      </w:r>
    </w:p>
    <w:p>
      <w:r>
        <w:t>Rather than pointing the lens at real people — where nobody knows what the right answer was — this pushes a picture with a known number of people in it into the camera's neural network, and checks the number that comes back. It then puts the camera back on its own lens, which is what Step 9 needs. It takes about a minute.</w:t>
      </w:r>
    </w:p>
    <w:p>
      <w:pPr>
        <w:spacing w:after="80"/>
        <w:ind w:left="432"/>
      </w:pPr>
      <w:r>
        <w:rPr>
          <w:rFonts w:ascii="Consolas" w:hAnsi="Consolas"/>
          <w:b/>
          <w:color w:val="1F3D7A"/>
          <w:sz w:val="18"/>
        </w:rPr>
        <w:t>cd ~/work/itpnovex/edgeai &amp;&amp; python3 scopus/inference_test.py</w:t>
      </w:r>
    </w:p>
    <w:p>
      <w:pPr>
        <w:spacing w:after="40"/>
      </w:pPr>
      <w:r>
        <w:rPr>
          <w:b/>
          <w:color w:val="1E6B2E"/>
          <w:sz w:val="20"/>
        </w:rPr>
        <w:t>Expected:</w:t>
      </w:r>
    </w:p>
    <w:p>
      <w:pPr>
        <w:spacing w:after="80"/>
        <w:ind w:left="432"/>
      </w:pPr>
      <w:r>
        <w:rPr>
          <w:rFonts w:ascii="Consolas" w:hAnsi="Consolas"/>
          <w:sz w:val="18"/>
        </w:rPr>
        <w:t>Camera on /dev/ttyACM2 — expecting 3 people in 3_people.jpg</w:t>
        <w:br/>
        <w:br/>
        <w:t>Attempt 1 of 4:</w:t>
        <w:br/>
        <w:t xml:space="preserve">  [1/5] stopping live detection</w:t>
        <w:br/>
        <w:t xml:space="preserve">  [2/5] injecting images/3_people.jpg</w:t>
        <w:br/>
        <w:t xml:space="preserve">        Camera port: /dev/ttyACM2</w:t>
        <w:br/>
        <w:t xml:space="preserve">        Frame: 256x256 RGB888 (196608 bytes, CRC32 0x13a92fb1)</w:t>
        <w:br/>
        <w:t xml:space="preserve">        frame upload: ok (196608 bytes, CRC 0x13a92fb1) frame upload ok  &gt;</w:t>
        <w:br/>
        <w:t xml:space="preserve">        Uploaded. Next:  &gt; frame run    (over the same CDC port)</w:t>
        <w:br/>
        <w:t xml:space="preserve">  [3/5] starting detection</w:t>
        <w:br/>
        <w:t xml:space="preserve">  [4/5] running inference on it</w:t>
        <w:br/>
        <w:t xml:space="preserve">        frame run: 3 detection(s), NN 87.9ms</w:t>
        <w:br/>
        <w:t xml:space="preserve">        [0] class=0 conf=0.78 bbox=(0.73,0.71,0.18,0.44)</w:t>
        <w:br/>
        <w:t xml:space="preserve">        [1] class=0 conf=0.71 bbox=(0.51,0.64,0.15,0.60)</w:t>
        <w:br/>
        <w:t xml:space="preserve">        [2] class=0 conf=0.84 bbox=(0.36,0.73,0.14,0.41)</w:t>
        <w:br/>
        <w:t xml:space="preserve">        frame run ok</w:t>
        <w:br/>
        <w:t xml:space="preserve">  [5/5] returning the camera to the live lens</w:t>
        <w:br/>
        <w:t xml:space="preserve">        frame: cleared (NN back to live camera)</w:t>
        <w:br/>
        <w:t xml:space="preserve">        frame clear ok</w:t>
        <w:br/>
        <w:br/>
        <w:t>PASSED — 3 people detected in 87.9 ms, which matches the picture. The camera is</w:t>
        <w:br/>
        <w:t>back on its live lens.</w:t>
      </w:r>
    </w:p>
    <w:p>
      <w:r>
        <w:t>What to check:</w:t>
      </w:r>
    </w:p>
    <w:p>
      <w:pPr>
        <w:pStyle w:val="ListBullet"/>
      </w:pPr>
      <w:r>
        <w:t>The last line says PASSED.</w:t>
      </w:r>
    </w:p>
    <w:p>
      <w:pPr>
        <w:pStyle w:val="ListBullet"/>
      </w:pPr>
      <w:r>
        <w:t>Three detections, one per person in the picture.</w:t>
      </w:r>
    </w:p>
    <w:p>
      <w:pPr>
        <w:pStyle w:val="ListBullet"/>
      </w:pPr>
      <w:r>
        <w:t>class=0 on every line — class 0 is 'person'. A different class number means it found something, but not a person.</w:t>
      </w:r>
    </w:p>
    <w:p>
      <w:pPr>
        <w:pStyle w:val="ListBullet"/>
      </w:pPr>
      <w:r>
        <w:t>NN 87.9ms — how long the network took. Anything in the 80–100 ms range is normal.</w:t>
      </w:r>
    </w:p>
    <w:p>
      <w:pPr>
        <w:pStyle w:val="ListBullet"/>
      </w:pPr>
      <w:r>
        <w:t>Step [5/5] is there and says 'frame: cleared (NN back to live camera)'. Do not skip this line: it is the one that gives the camera its own lens back.</w:t>
      </w:r>
    </w:p>
    <w:p>
      <w:pPr>
        <w:ind w:left="432"/>
      </w:pPr>
      <w:r>
        <w:rPr>
          <w:i/>
          <w:color w:val="B00000"/>
          <w:sz w:val="18"/>
        </w:rPr>
        <w:t>Why that last line matters. While the picture is loaded the camera looks at it instead of through its lens, so Step 9 cannot pass, and the live view draws the picture's people on top of the real video, which looks like the detection has gone wrong. The step above clears it for you. If for any reason it did not say 'cleared', do it by hand before going on:</w:t>
      </w:r>
    </w:p>
    <w:p>
      <w:pPr>
        <w:spacing w:after="80"/>
        <w:ind w:left="432"/>
      </w:pPr>
      <w:r>
        <w:rPr>
          <w:rFonts w:ascii="Consolas" w:hAnsi="Consolas"/>
          <w:b/>
          <w:color w:val="1F3D7A"/>
          <w:sz w:val="18"/>
        </w:rPr>
        <w:t>cd ~/work/itpnovex/edgeai &amp;&amp; python3 scopus/cam.py "frame clear"</w:t>
      </w:r>
    </w:p>
    <w:p>
      <w:pPr>
        <w:spacing w:after="40"/>
      </w:pPr>
      <w:r>
        <w:rPr>
          <w:b/>
          <w:color w:val="1E6B2E"/>
          <w:sz w:val="20"/>
        </w:rPr>
        <w:t>Expected:</w:t>
      </w:r>
    </w:p>
    <w:p>
      <w:pPr>
        <w:spacing w:after="80"/>
        <w:ind w:left="432"/>
      </w:pPr>
      <w:r>
        <w:rPr>
          <w:rFonts w:ascii="Consolas" w:hAnsi="Consolas"/>
          <w:sz w:val="18"/>
        </w:rPr>
        <w:t>[camera /dev/ttyACM2] &gt; frame clear</w:t>
        <w:br/>
        <w:t>frame: cleared (NN back to live camera)</w:t>
        <w:br/>
        <w:t>frame clear ok</w:t>
      </w:r>
    </w:p>
    <w:p>
      <w:pPr>
        <w:ind w:left="432"/>
      </w:pPr>
      <w:r>
        <w:rPr>
          <w:i/>
          <w:color w:val="444444"/>
          <w:sz w:val="18"/>
        </w:rPr>
        <w:t>The camera guards this itself as well, from the firmware of 9 August 2026 onwards. A loaded picture lapses on its own about two minutes after the last time it was used, and while it is loaded the live view says TEST PICTURE - NOT THE LENS with the seconds remaining, and the camera sends no detection events — a photograph is not allowed to be reported as people in the room. So the worst a forgotten picture can now cost you is a two-minute wait. Clear it anyway; knowing why the safety net is there is not a reason to land in it.</w:t>
      </w:r>
    </w:p>
    <w:p>
      <w:pPr>
        <w:ind w:left="432"/>
      </w:pPr>
      <w:r>
        <w:rPr>
          <w:i/>
          <w:color w:val="444444"/>
          <w:sz w:val="18"/>
        </w:rPr>
        <w:t>It should say Attempt 1 of 4 and stop there. A second attempt is not a failure in itself — only the final PASSED / FAILED line decides the step — but it used to be caused by a firmware fault fixed on 6 August 2026, so mention it in your report if you see one.</w:t>
      </w:r>
    </w:p>
    <w:p>
      <w:r>
        <w:t>There are other pictures to try, if you want more than one data point:</w:t>
      </w:r>
    </w:p>
    <w:p>
      <w:pPr>
        <w:spacing w:after="80"/>
        <w:ind w:left="432"/>
      </w:pPr>
      <w:r>
        <w:rPr>
          <w:rFonts w:ascii="Consolas" w:hAnsi="Consolas"/>
          <w:b/>
          <w:color w:val="1F3D7A"/>
          <w:sz w:val="18"/>
        </w:rPr>
        <w:t>cd ~/work/itpnovex/edgeai &amp;&amp; python3 scopus/inference_test.py --image images/2_people.jpg --expect 2</w:t>
      </w:r>
    </w:p>
    <w:p>
      <w:r>
        <w:t>Before you try the rest, read this table. It is what these pictures actually return on this build, measured on the bench — not what they ought to return. Two of them do not match their own name, for reasons that are understood, and a tester who runs them without knowing that will report a fault that is not there:</w:t>
      </w:r>
    </w:p>
    <w:tbl>
      <w:tblPr>
        <w:tblStyle w:val="LightGrid-Accent1"/>
        <w:tblW w:type="auto" w:w="0"/>
        <w:tblLayout w:type="fixed"/>
        <w:tblLook w:firstColumn="1" w:firstRow="1" w:lastColumn="0" w:lastRow="0" w:noHBand="0" w:noVBand="1" w:val="04A0"/>
      </w:tblPr>
      <w:tblGrid>
        <w:gridCol w:w="1655"/>
        <w:gridCol w:w="1224"/>
        <w:gridCol w:w="1512"/>
        <w:gridCol w:w="4536"/>
      </w:tblGrid>
      <w:tr>
        <w:tc>
          <w:tcPr>
            <w:tcW w:type="dxa" w:w="1656"/>
          </w:tcPr>
          <w:p>
            <w:r>
              <w:t>Picture</w:t>
            </w:r>
          </w:p>
        </w:tc>
        <w:tc>
          <w:tcPr>
            <w:tcW w:type="dxa" w:w="1224"/>
          </w:tcPr>
          <w:p>
            <w:r>
              <w:t>People in it</w:t>
            </w:r>
          </w:p>
        </w:tc>
        <w:tc>
          <w:tcPr>
            <w:tcW w:type="dxa" w:w="1512"/>
          </w:tcPr>
          <w:p>
            <w:r>
              <w:t>Camera reports</w:t>
            </w:r>
          </w:p>
        </w:tc>
        <w:tc>
          <w:tcPr>
            <w:tcW w:type="dxa" w:w="4536"/>
          </w:tcPr>
          <w:p>
            <w:r>
              <w:t>Why</w:t>
            </w:r>
          </w:p>
        </w:tc>
      </w:tr>
      <w:tr>
        <w:tc>
          <w:tcPr>
            <w:tcW w:type="dxa" w:w="1656"/>
          </w:tcPr>
          <w:p>
            <w:r>
              <w:t>1_person.jpg</w:t>
            </w:r>
          </w:p>
        </w:tc>
        <w:tc>
          <w:tcPr>
            <w:tcW w:type="dxa" w:w="1224"/>
          </w:tcPr>
          <w:p>
            <w:r>
              <w:t>1</w:t>
            </w:r>
          </w:p>
        </w:tc>
        <w:tc>
          <w:tcPr>
            <w:tcW w:type="dxa" w:w="1512"/>
          </w:tcPr>
          <w:p>
            <w:r>
              <w:t>1</w:t>
            </w:r>
          </w:p>
        </w:tc>
        <w:tc>
          <w:tcPr>
            <w:tcW w:type="dxa" w:w="4536"/>
          </w:tcPr>
          <w:p>
            <w:r>
              <w:t>—</w:t>
            </w:r>
          </w:p>
        </w:tc>
      </w:tr>
      <w:tr>
        <w:tc>
          <w:tcPr>
            <w:tcW w:type="dxa" w:w="1656"/>
          </w:tcPr>
          <w:p>
            <w:r>
              <w:t>2_people.jpg</w:t>
            </w:r>
          </w:p>
        </w:tc>
        <w:tc>
          <w:tcPr>
            <w:tcW w:type="dxa" w:w="1224"/>
          </w:tcPr>
          <w:p>
            <w:r>
              <w:t>2</w:t>
            </w:r>
          </w:p>
        </w:tc>
        <w:tc>
          <w:tcPr>
            <w:tcW w:type="dxa" w:w="1512"/>
          </w:tcPr>
          <w:p>
            <w:r>
              <w:t>2</w:t>
            </w:r>
          </w:p>
        </w:tc>
        <w:tc>
          <w:tcPr>
            <w:tcW w:type="dxa" w:w="4536"/>
          </w:tcPr>
          <w:p>
            <w:r>
              <w:t>—</w:t>
            </w:r>
          </w:p>
        </w:tc>
      </w:tr>
      <w:tr>
        <w:tc>
          <w:tcPr>
            <w:tcW w:type="dxa" w:w="1656"/>
          </w:tcPr>
          <w:p>
            <w:r>
              <w:t>3_people.jpg</w:t>
            </w:r>
          </w:p>
        </w:tc>
        <w:tc>
          <w:tcPr>
            <w:tcW w:type="dxa" w:w="1224"/>
          </w:tcPr>
          <w:p>
            <w:r>
              <w:t>3</w:t>
            </w:r>
          </w:p>
        </w:tc>
        <w:tc>
          <w:tcPr>
            <w:tcW w:type="dxa" w:w="1512"/>
          </w:tcPr>
          <w:p>
            <w:r>
              <w:t>3</w:t>
            </w:r>
          </w:p>
        </w:tc>
        <w:tc>
          <w:tcPr>
            <w:tcW w:type="dxa" w:w="4536"/>
          </w:tcPr>
          <w:p>
            <w:r>
              <w:t>the picture this step uses; the pass/fail one</w:t>
            </w:r>
          </w:p>
        </w:tc>
      </w:tr>
      <w:tr>
        <w:tc>
          <w:tcPr>
            <w:tcW w:type="dxa" w:w="1656"/>
          </w:tcPr>
          <w:p>
            <w:r>
              <w:t>7_people.jpg</w:t>
            </w:r>
          </w:p>
        </w:tc>
        <w:tc>
          <w:tcPr>
            <w:tcW w:type="dxa" w:w="1224"/>
          </w:tcPr>
          <w:p>
            <w:r>
              <w:t>7</w:t>
            </w:r>
          </w:p>
        </w:tc>
        <w:tc>
          <w:tcPr>
            <w:tcW w:type="dxa" w:w="1512"/>
          </w:tcPr>
          <w:p>
            <w:r>
              <w:t>6 — every time</w:t>
            </w:r>
          </w:p>
        </w:tc>
        <w:tc>
          <w:tcPr>
            <w:tcW w:type="dxa" w:w="4536"/>
          </w:tcPr>
          <w:p>
            <w:r>
              <w:t>one of the seven stands behind the others and is mostly hidden. The network reports what it can see, and it cannot see a whole person there. Expected; not a fault.</w:t>
            </w:r>
          </w:p>
        </w:tc>
      </w:tr>
      <w:tr>
        <w:tc>
          <w:tcPr>
            <w:tcW w:type="dxa" w:w="1656"/>
          </w:tcPr>
          <w:p>
            <w:r>
              <w:t>5_people.jpg</w:t>
            </w:r>
          </w:p>
        </w:tc>
        <w:tc>
          <w:tcPr>
            <w:tcW w:type="dxa" w:w="1224"/>
          </w:tcPr>
          <w:p>
            <w:r>
              <w:t>5</w:t>
            </w:r>
          </w:p>
        </w:tc>
        <w:tc>
          <w:tcPr>
            <w:tcW w:type="dxa" w:w="1512"/>
          </w:tcPr>
          <w:p>
            <w:r>
              <w:t>1 — every time</w:t>
            </w:r>
          </w:p>
        </w:tc>
        <w:tc>
          <w:tcPr>
            <w:tcW w:type="dxa" w:w="4536"/>
          </w:tcPr>
          <w:p>
            <w:r>
              <w:t>a wide riverside view where the people are far away and only a few pixels tall. The network sees the whole scene shrunk to 256x256, and at that size they are not there to be found. A known limit on distant figures, not a fault in this build.</w:t>
            </w:r>
          </w:p>
        </w:tc>
      </w:tr>
    </w:tbl>
    <w:p>
      <w:pPr>
        <w:ind w:left="432"/>
      </w:pPr>
      <w:r>
        <w:rPr>
          <w:i/>
          <w:color w:val="B00000"/>
          <w:sz w:val="18"/>
        </w:rPr>
        <w:t>So do not judge the step on 7_people or 5_people. Step 7 passes or fails on the 3-person picture, which is what the command at the top of this step runs. The other two are here to show you the edges of what the camera can do, and their numbers are recorded above so that seeing them does not cost you a false fault report. If either one gives a different number from the table, that is worth reporting.</w:t>
      </w:r>
    </w:p>
    <w:p>
      <w:pPr>
        <w:ind w:left="432"/>
      </w:pPr>
      <w:r>
        <w:rPr>
          <w:i/>
          <w:color w:val="444444"/>
          <w:sz w:val="18"/>
        </w:rPr>
        <w:t>images/ also has some crowd scenes. The count on a crowd is approximate by nature — nobody agrees on the true number either — so use them for a look, never for a judgement.</w:t>
      </w:r>
    </w:p>
    <w:p>
      <w:pPr>
        <w:ind w:left="432"/>
      </w:pPr>
      <w:r>
        <w:rPr>
          <w:i/>
          <w:color w:val="444444"/>
          <w:sz w:val="18"/>
        </w:rPr>
        <w:t>Each extra picture you try loads itself into the camera and clears itself again the same way, so the last thing any of these runs does is hand the lens back. Whichever one you finish on, check its [5/5] line before moving on.</w:t>
      </w:r>
    </w:p>
    <w:p>
      <w:pPr>
        <w:pStyle w:val="Heading1"/>
      </w:pPr>
      <w:r>
        <w:t>Step 8 — Check an event reaches this PC</w:t>
      </w:r>
    </w:p>
    <w:p>
      <w:r>
        <w:t>Step 7 proved the camera can count. This proves an event travels the whole way: camera → internal cable → modem → network → this PC. It asks the camera to report a detection of 3 people directly, so the expected numbers are known.</w:t>
      </w:r>
    </w:p>
    <w:p>
      <w:r>
        <w:t>In Window B:</w:t>
      </w:r>
    </w:p>
    <w:p>
      <w:pPr>
        <w:spacing w:after="80"/>
        <w:ind w:left="432"/>
      </w:pPr>
      <w:r>
        <w:rPr>
          <w:rFonts w:ascii="Consolas" w:hAnsi="Consolas"/>
          <w:b/>
          <w:color w:val="1F3D7A"/>
          <w:sz w:val="18"/>
        </w:rPr>
        <w:t>cd ~/work/itpnovex/edgeai &amp;&amp; python3 scopus/cam.py "detect simulate 3"</w:t>
      </w:r>
    </w:p>
    <w:p>
      <w:pPr>
        <w:spacing w:after="40"/>
      </w:pPr>
      <w:r>
        <w:rPr>
          <w:b/>
          <w:color w:val="1E6B2E"/>
          <w:sz w:val="20"/>
        </w:rPr>
        <w:t>Expected in Window B:</w:t>
      </w:r>
    </w:p>
    <w:p>
      <w:pPr>
        <w:spacing w:after="80"/>
        <w:ind w:left="432"/>
      </w:pPr>
      <w:r>
        <w:rPr>
          <w:rFonts w:ascii="Consolas" w:hAnsi="Consolas"/>
          <w:sz w:val="18"/>
        </w:rPr>
        <w:t>[camera /dev/ttyACM2] &gt; detect simulate 3</w:t>
        <w:br/>
        <w:t>detect simulate: 3 object(s)</w:t>
        <w:br/>
        <w:t>+SDVRNTF: {"ser":4194336,"num":4,"rsn":16,"rsd":3,"tim":"20000101002639","mtn":0,</w:t>
        <w:br/>
        <w:t xml:space="preserve">           "mod":"","bat":0.0,"vol":0.0}</w:t>
        <w:br/>
        <w:t>detect simulate ok</w:t>
        <w:br/>
        <w:t>+SDVRNTF: END,4</w:t>
      </w:r>
    </w:p>
    <w:p>
      <w:pPr>
        <w:spacing w:after="40"/>
      </w:pPr>
      <w:r>
        <w:rPr>
          <w:b/>
          <w:color w:val="1E6B2E"/>
          <w:sz w:val="20"/>
        </w:rPr>
        <w:t>Expected in Window A, within a few seconds:</w:t>
      </w:r>
    </w:p>
    <w:p>
      <w:pPr>
        <w:spacing w:after="80"/>
        <w:ind w:left="432"/>
      </w:pPr>
      <w:r>
        <w:rPr>
          <w:rFonts w:ascii="Consolas" w:hAnsi="Consolas"/>
          <w:sz w:val="18"/>
        </w:rPr>
        <w:t>[15:15:57] NOTIFICATION   from 192.168.2.2  ser=4194336 num=4 rsn=16 rsd=3</w:t>
        <w:br/>
        <w:t>[15:15:57]                  valid JSON, 9 fields: {"ser":4194336,"num":4,"rsn":16,</w:t>
        <w:br/>
        <w:t xml:space="preserve">                             "rsd":3,"tim":"20000101002639","mtn":0,"mod":"","bat":0.0,</w:t>
        <w:br/>
        <w:t xml:space="preserve">                             "vol":0.0}</w:t>
      </w:r>
    </w:p>
    <w:p>
      <w:r>
        <w:t>Check three things in Window A, in this order:</w:t>
      </w:r>
    </w:p>
    <w:p>
      <w:pPr>
        <w:pStyle w:val="ListBullet"/>
      </w:pPr>
      <w:r>
        <w:t>rsn=16 — the reason: 'people detected'.</w:t>
      </w:r>
    </w:p>
    <w:p>
      <w:pPr>
        <w:pStyle w:val="ListBullet"/>
      </w:pPr>
      <w:r>
        <w:t>rsd=3 — how many: three, which is what you asked for.</w:t>
      </w:r>
    </w:p>
    <w:p>
      <w:pPr>
        <w:pStyle w:val="ListBullet"/>
      </w:pPr>
      <w:r>
        <w:t>'valid JSON' — the message arrived intact. This is not cosmetic. The event is JSON, JSON does not survive the modem's command channel unaided, and a broken transport shows up exactly here: a message that arrives but will not read.</w:t>
      </w:r>
    </w:p>
    <w:p>
      <w:pPr>
        <w:ind w:left="432"/>
      </w:pPr>
      <w:r>
        <w:rPr>
          <w:i/>
          <w:color w:val="444444"/>
          <w:sz w:val="18"/>
        </w:rPr>
        <w:t>The PASS for this step is in Window A. The camera printing +SDVRNTF in Window B is not enough — that only proves the camera spoke, not that anything heard it.</w:t>
      </w:r>
    </w:p>
    <w:p>
      <w:pPr>
        <w:ind w:left="432"/>
      </w:pPr>
      <w:r>
        <w:rPr>
          <w:i/>
          <w:color w:val="444444"/>
          <w:sz w:val="18"/>
        </w:rPr>
        <w:t>tim="20000101..." means the camera's clock is at its factory default, which happens after it restarts. It does not affect this test; the event is still real.</w:t>
      </w:r>
    </w:p>
    <w:p>
      <w:pPr>
        <w:pStyle w:val="Heading1"/>
      </w:pPr>
      <w:r>
        <w:t>Step 9 — The real thing: detect actual people</w:t>
      </w:r>
    </w:p>
    <w:p>
      <w:r>
        <w:t>This is the product doing its job, with nothing injected or simulated. Detection is already running from Step 7.</w:t>
      </w:r>
    </w:p>
    <w:p>
      <w:r>
        <w:t>First, one check. This step only works if the camera is looking through its own lens, and Step 7 is the one thing in this procedure that takes the lens away from it. Step 7 gives it back on its way out, so this should already be true — but it costs five seconds to be sure, and it is the difference between testing the product and testing a photograph. In Window B:</w:t>
      </w:r>
    </w:p>
    <w:p>
      <w:pPr>
        <w:spacing w:after="80"/>
        <w:ind w:left="432"/>
      </w:pPr>
      <w:r>
        <w:rPr>
          <w:rFonts w:ascii="Consolas" w:hAnsi="Consolas"/>
          <w:b/>
          <w:color w:val="1F3D7A"/>
          <w:sz w:val="18"/>
        </w:rPr>
        <w:t>cd ~/work/itpnovex/edgeai &amp;&amp; python3 scopus/cam.py "frame query"</w:t>
      </w:r>
    </w:p>
    <w:p>
      <w:pPr>
        <w:spacing w:after="40"/>
      </w:pPr>
      <w:r>
        <w:rPr>
          <w:b/>
          <w:color w:val="1E6B2E"/>
          <w:sz w:val="20"/>
        </w:rPr>
        <w:t>Expected:</w:t>
      </w:r>
    </w:p>
    <w:p>
      <w:pPr>
        <w:spacing w:after="80"/>
        <w:ind w:left="432"/>
      </w:pPr>
      <w:r>
        <w:rPr>
          <w:rFonts w:ascii="Consolas" w:hAnsi="Consolas"/>
          <w:sz w:val="18"/>
        </w:rPr>
        <w:t>[camera /dev/ttyACM2] &gt; frame query</w:t>
        <w:br/>
        <w:t>frame: empty (NN running)</w:t>
        <w:br/>
        <w:t>frame query ok</w:t>
      </w:r>
    </w:p>
    <w:p>
      <w:r>
        <w:t>'empty' is what you need — no picture loaded, so the camera is on its lens. 'NN running' means detection is on. If it says 'frame: loaded' instead, the Step 7 picture is still in there and no amount of walking about will produce an event; the reply tells you how many seconds until it lapses by itself, and the live view will be showing TEST PICTURE - NOT THE LENS. Clear it and check again rather than waiting:</w:t>
      </w:r>
    </w:p>
    <w:p>
      <w:pPr>
        <w:spacing w:after="80"/>
        <w:ind w:left="432"/>
      </w:pPr>
      <w:r>
        <w:rPr>
          <w:rFonts w:ascii="Consolas" w:hAnsi="Consolas"/>
          <w:b/>
          <w:color w:val="1F3D7A"/>
          <w:sz w:val="18"/>
        </w:rPr>
        <w:t>cd ~/work/itpnovex/edgeai &amp;&amp; python3 scopus/cam.py "frame clear"</w:t>
      </w:r>
    </w:p>
    <w:p>
      <w:pPr>
        <w:ind w:left="432"/>
      </w:pPr>
      <w:r>
        <w:rPr>
          <w:i/>
          <w:color w:val="444444"/>
          <w:sz w:val="18"/>
        </w:rPr>
        <w:t>If it says 'NN stopped' rather than 'NN running', detection is off: run  cd ~/work/itpnovex/edgeai &amp;&amp; python3 scopus/cam.py "detect start"  and then redo Step 5, which sets what the camera does when it detects something.</w:t>
      </w:r>
    </w:p>
    <w:p/>
    <w:p>
      <w:r>
        <w:t>Now the step itself. Do this:</w:t>
      </w:r>
    </w:p>
    <w:p>
      <w:pPr>
        <w:pStyle w:val="ListNumber"/>
      </w:pPr>
      <w:r>
        <w:t>Make sure nobody is in front of the camera, and wait about ten seconds. The camera reports the moment people appear where there were none, so it has to see an empty scene first.</w:t>
      </w:r>
    </w:p>
    <w:p>
      <w:pPr>
        <w:pStyle w:val="ListNumber"/>
      </w:pPr>
      <w:r>
        <w:t>Walk into the camera's view and stay there for a few seconds.</w:t>
      </w:r>
    </w:p>
    <w:p>
      <w:pPr>
        <w:pStyle w:val="ListNumber"/>
      </w:pPr>
      <w:r>
        <w:t>Watch Window A.</w:t>
      </w:r>
    </w:p>
    <w:p>
      <w:pPr>
        <w:spacing w:after="40"/>
      </w:pPr>
      <w:r>
        <w:rPr>
          <w:b/>
          <w:color w:val="1E6B2E"/>
          <w:sz w:val="20"/>
        </w:rPr>
        <w:t>Expected in Window A, within a second or two of stepping in (this is a real live detection from this bench — three people in view):</w:t>
      </w:r>
    </w:p>
    <w:p>
      <w:pPr>
        <w:spacing w:after="80"/>
        <w:ind w:left="432"/>
      </w:pPr>
      <w:r>
        <w:rPr>
          <w:rFonts w:ascii="Consolas" w:hAnsi="Consolas"/>
          <w:sz w:val="18"/>
        </w:rPr>
        <w:t>[14:53:06] NOTIFICATION   from 192.168.2.2  ser=4194336 num=0 rsn=16 rsd=3</w:t>
        <w:br/>
        <w:t>[14:53:06]                  valid JSON, 9 fields: {"ser":4194336,"num":0,"rsn":16,</w:t>
        <w:br/>
        <w:t xml:space="preserve">                             "rsd":3,"tim":"20000101000348","mtn":0,"mod":"","bat":0.0,</w:t>
        <w:br/>
        <w:t xml:space="preserve">                             "vol":0.0}</w:t>
      </w:r>
    </w:p>
    <w:p>
      <w:r>
        <w:t>rsd is the number of people the camera actually sees — 1 for you alone, 2 if a colleague joins you, 3 in the example above. rsn is 16 again: people detected. Write down how many people were in view and what rsd said; that comparison is the result of this step.</w:t>
      </w:r>
    </w:p>
    <w:p>
      <w:pPr>
        <w:ind w:left="432"/>
      </w:pPr>
      <w:r>
        <w:rPr>
          <w:i/>
          <w:color w:val="444444"/>
          <w:sz w:val="18"/>
        </w:rPr>
        <w:t>Only the arrival of people is reported, not their continued presence — standing there does not produce a message every second, by design. To get another one, step out of view, wait for the scene to be empty for a few seconds, and step back in.</w:t>
      </w:r>
    </w:p>
    <w:p>
      <w:pPr>
        <w:ind w:left="432"/>
      </w:pPr>
      <w:r>
        <w:rPr>
          <w:i/>
          <w:color w:val="444444"/>
          <w:sz w:val="18"/>
        </w:rPr>
        <w:t>If nothing arrives, work through these three in order. One: run 'frame query' again — if it says 'loaded', the Step 7 picture is back in the way and nothing else you try can work. Two: the camera has to see an empty scene before it can see people arrive, so if the room already had people in view, step everyone out, wait ten seconds, then walk back in. Three: if the live view keeps drawing boxes on an empty room — on a door frame or a plant, say — the camera believes people are already there and is waiting for them to leave. Report that with a photo of the screen; it is a real finding and not something you can work around.</w:t>
      </w:r>
    </w:p>
    <w:p>
      <w:pPr>
        <w:pStyle w:val="Heading1"/>
      </w:pPr>
      <w:r>
        <w:t>Step 10 — Capture a photo and upload it</w:t>
      </w:r>
    </w:p>
    <w:p>
      <w:r>
        <w:t>This exercises the other half of the product: a real JPEG from the lens, across the internal cable, through the modem, onto this PC.</w:t>
      </w:r>
    </w:p>
    <w:p>
      <w:pPr>
        <w:spacing w:after="80"/>
        <w:ind w:left="432"/>
      </w:pPr>
      <w:r>
        <w:rPr>
          <w:rFonts w:ascii="Consolas" w:hAnsi="Consolas"/>
          <w:b/>
          <w:color w:val="1F3D7A"/>
          <w:sz w:val="18"/>
        </w:rPr>
        <w:t>cd ~/work/itpnovex/edgeai &amp;&amp; python3 scopus/cam.py "photo upload"</w:t>
      </w:r>
    </w:p>
    <w:p>
      <w:pPr>
        <w:spacing w:after="40"/>
      </w:pPr>
      <w:r>
        <w:rPr>
          <w:b/>
          <w:color w:val="1E6B2E"/>
          <w:sz w:val="20"/>
        </w:rPr>
        <w:t>Expected in Window B:</w:t>
      </w:r>
    </w:p>
    <w:p>
      <w:pPr>
        <w:spacing w:after="80"/>
        <w:ind w:left="432"/>
      </w:pPr>
      <w:r>
        <w:rPr>
          <w:rFonts w:ascii="Consolas" w:hAnsi="Consolas"/>
          <w:sz w:val="18"/>
        </w:rPr>
        <w:t>[camera /dev/ttyACM2] &gt; photo upload</w:t>
        <w:br/>
        <w:t>photo upload: capturing -&gt; SDVR+SENDBIN ref=2 name=4194336_01012000_002844.rdy</w:t>
        <w:br/>
        <w:t>+SDVRNTF: {"ser":4194336,"num":5,"rsn":64,"rsd":2,"tim":"20000101002844","mtn":0,</w:t>
        <w:br/>
        <w:t xml:space="preserve">           "mod":"","bat":0.0,"vol":0.0}</w:t>
        <w:br/>
        <w:t>photo upload ok</w:t>
        <w:br/>
        <w:t>+SDVRNTF: END,5</w:t>
        <w:br/>
        <w:t>+SDVRSRVR: OK</w:t>
      </w:r>
    </w:p>
    <w:p>
      <w:r>
        <w:t>The photo is about 95 KB and crosses the internal cable at 115200 baud, so give it about 10 seconds, and a second or two more for the upload itself.</w:t>
      </w:r>
    </w:p>
    <w:p>
      <w:pPr>
        <w:spacing w:after="40"/>
      </w:pPr>
      <w:r>
        <w:rPr>
          <w:b/>
          <w:color w:val="1E6B2E"/>
          <w:sz w:val="20"/>
        </w:rPr>
        <w:t>Expected in Window A:</w:t>
      </w:r>
    </w:p>
    <w:p>
      <w:pPr>
        <w:spacing w:after="80"/>
        <w:ind w:left="432"/>
      </w:pPr>
      <w:r>
        <w:rPr>
          <w:rFonts w:ascii="Consolas" w:hAnsi="Consolas"/>
          <w:sz w:val="18"/>
        </w:rPr>
        <w:t>[15:18:02] NOTIFICATION   from 192.168.2.2  ser=4194336 num=5 rsn=64 rsd=2</w:t>
        <w:br/>
        <w:t>[15:18:02]                  valid JSON, 9 fields: {...}</w:t>
        <w:br/>
        <w:t>[15:18:13] UPLOAD         from 192.168.2.2  93305 bytes  -&gt; 151813_photo</w:t>
        <w:br/>
        <w:t>[15:18:13]                  JPEG, complete   path=/upload</w:t>
        <w:br/>
        <w:t>[15:18:13]                  X-Filename: photo</w:t>
        <w:br/>
        <w:t>[15:18:13]                  X-Filesize: 93305</w:t>
        <w:br/>
        <w:t>[15:18:13]                  X-Timestamp: 01012000002844</w:t>
        <w:br/>
        <w:t>[15:18:13]                  X-Ref: 2</w:t>
      </w:r>
    </w:p>
    <w:p>
      <w:pPr>
        <w:ind w:left="432"/>
      </w:pPr>
      <w:r>
        <w:rPr>
          <w:i/>
          <w:color w:val="444444"/>
          <w:sz w:val="18"/>
        </w:rPr>
        <w:t>'JPEG, complete' is the part that matters. It means the file begins with the JPEG start marker and contains the end marker — the whole picture arrived. A transfer cut short still uploads happily and would say TRUNCATED here.</w:t>
      </w:r>
    </w:p>
    <w:p>
      <w:pPr>
        <w:ind w:left="432"/>
      </w:pPr>
      <w:r>
        <w:rPr>
          <w:i/>
          <w:color w:val="444444"/>
          <w:sz w:val="18"/>
        </w:rPr>
        <w:t>The rsn=64 event just above is the camera reporting the capture itself; it is a different reason code from the rsn=16 'people detected' events.</w:t>
      </w:r>
    </w:p>
    <w:p>
      <w:pPr>
        <w:pStyle w:val="Heading1"/>
      </w:pPr>
      <w:r>
        <w:t>Step 11 — Look at what actually landed on this PC</w:t>
      </w:r>
    </w:p>
    <w:p>
      <w:r>
        <w:t>In Window B:</w:t>
      </w:r>
    </w:p>
    <w:p>
      <w:pPr>
        <w:spacing w:after="80"/>
        <w:ind w:left="432"/>
      </w:pPr>
      <w:r>
        <w:rPr>
          <w:rFonts w:ascii="Consolas" w:hAnsi="Consolas"/>
          <w:b/>
          <w:color w:val="1F3D7A"/>
          <w:sz w:val="18"/>
        </w:rPr>
        <w:t>ls -la ~/scopus-received/</w:t>
      </w:r>
    </w:p>
    <w:p>
      <w:pPr>
        <w:spacing w:after="40"/>
      </w:pPr>
      <w:r>
        <w:rPr>
          <w:b/>
          <w:color w:val="1E6B2E"/>
          <w:sz w:val="20"/>
        </w:rPr>
        <w:t>Expected:</w:t>
      </w:r>
    </w:p>
    <w:p>
      <w:pPr>
        <w:spacing w:after="80"/>
        <w:ind w:left="432"/>
      </w:pPr>
      <w:r>
        <w:rPr>
          <w:rFonts w:ascii="Consolas" w:hAnsi="Consolas"/>
          <w:sz w:val="18"/>
        </w:rPr>
        <w:t>total 104</w:t>
        <w:br/>
        <w:t>-rw-rw-r-- 1 user user 93305 Aug  6 15:18 151813_photo</w:t>
        <w:br/>
        <w:t>-rw-rw-r-- 1 user user   248 Aug  6 15:18 notifications.log</w:t>
      </w:r>
    </w:p>
    <w:p/>
    <w:p>
      <w:pPr>
        <w:spacing w:after="80"/>
        <w:ind w:left="432"/>
      </w:pPr>
      <w:r>
        <w:rPr>
          <w:rFonts w:ascii="Consolas" w:hAnsi="Consolas"/>
          <w:b/>
          <w:color w:val="1F3D7A"/>
          <w:sz w:val="18"/>
        </w:rPr>
        <w:t>file ~/scopus-received/*_photo</w:t>
      </w:r>
    </w:p>
    <w:p>
      <w:pPr>
        <w:spacing w:after="40"/>
      </w:pPr>
      <w:r>
        <w:rPr>
          <w:b/>
          <w:color w:val="1E6B2E"/>
          <w:sz w:val="20"/>
        </w:rPr>
        <w:t>Expected:</w:t>
      </w:r>
    </w:p>
    <w:p>
      <w:pPr>
        <w:spacing w:after="80"/>
        <w:ind w:left="432"/>
      </w:pPr>
      <w:r>
        <w:rPr>
          <w:rFonts w:ascii="Consolas" w:hAnsi="Consolas"/>
          <w:sz w:val="18"/>
        </w:rPr>
        <w:t>/home/user/scopus-received/151813_photo: JPEG image data, baseline, precision 8, 800x600, components 3</w:t>
      </w:r>
    </w:p>
    <w:p/>
    <w:p>
      <w:pPr>
        <w:spacing w:after="80"/>
        <w:ind w:left="432"/>
      </w:pPr>
      <w:r>
        <w:rPr>
          <w:rFonts w:ascii="Consolas" w:hAnsi="Consolas"/>
          <w:b/>
          <w:color w:val="1F3D7A"/>
          <w:sz w:val="18"/>
        </w:rPr>
        <w:t>cat ~/scopus-received/notifications.log</w:t>
      </w:r>
    </w:p>
    <w:p>
      <w:pPr>
        <w:spacing w:after="40"/>
      </w:pPr>
      <w:r>
        <w:rPr>
          <w:b/>
          <w:color w:val="1E6B2E"/>
          <w:sz w:val="20"/>
        </w:rPr>
        <w:t>Expected:</w:t>
      </w:r>
    </w:p>
    <w:p>
      <w:pPr>
        <w:spacing w:after="80"/>
        <w:ind w:left="432"/>
      </w:pPr>
      <w:r>
        <w:rPr>
          <w:rFonts w:ascii="Consolas" w:hAnsi="Consolas"/>
          <w:sz w:val="18"/>
        </w:rPr>
        <w:t>[15:15:57] 192.168.2.2 {"ser":4194336,"num":4,"rsn":16,"rsd":3,"tim":"20000101002639",</w:t>
        <w:br/>
        <w:t xml:space="preserve">                        "mtn":0,"mod":"","bat":0.0,"vol":0.0}</w:t>
        <w:br/>
        <w:t>[15:18:02] 192.168.2.2 {"ser":4194336,"num":5,"rsn":64,"rsd":2,"tim":"20000101002844",</w:t>
        <w:br/>
        <w:t xml:space="preserve">                        "mtn":0,"mod":"","bat":0.0,"vol":0.0}</w:t>
      </w:r>
    </w:p>
    <w:p>
      <w:pPr>
        <w:ind w:left="432"/>
      </w:pPr>
      <w:r>
        <w:rPr>
          <w:i/>
          <w:color w:val="444444"/>
          <w:sz w:val="18"/>
        </w:rPr>
        <w:t>One line per event: the rsn=16 one is Step 8's people detection, the rsn=64 one is Step 10's photo capture. Any events from Step 9 appear here too.</w:t>
      </w:r>
    </w:p>
    <w:p/>
    <w:p>
      <w:r>
        <w:t>Now open the photo and look at it:</w:t>
      </w:r>
    </w:p>
    <w:p>
      <w:pPr>
        <w:spacing w:after="80"/>
        <w:ind w:left="432"/>
      </w:pPr>
      <w:r>
        <w:rPr>
          <w:rFonts w:ascii="Consolas" w:hAnsi="Consolas"/>
          <w:b/>
          <w:color w:val="1F3D7A"/>
          <w:sz w:val="18"/>
        </w:rPr>
        <w:t>xdg-open ~/scopus-received/*_photo</w:t>
      </w:r>
    </w:p>
    <w:p>
      <w:r>
        <w:t>It is the scene the camera is pointing at — the real view through the lens. It is not the test picture from Step 7; that one only drives the neural network and never becomes a photo.</w:t>
      </w:r>
    </w:p>
    <w:p/>
    <w:p>
      <w:r>
        <w:t>Check every event arrived exactly once:</w:t>
      </w:r>
    </w:p>
    <w:p>
      <w:pPr>
        <w:spacing w:after="80"/>
        <w:ind w:left="432"/>
      </w:pPr>
      <w:r>
        <w:rPr>
          <w:rFonts w:ascii="Consolas" w:hAnsi="Consolas"/>
          <w:b/>
          <w:color w:val="1F3D7A"/>
          <w:sz w:val="18"/>
        </w:rPr>
        <w:t>cut -d' ' -f3- ~/scopus-received/notifications.log | sort | uniq -d</w:t>
      </w:r>
    </w:p>
    <w:p>
      <w:pPr>
        <w:spacing w:after="40"/>
      </w:pPr>
      <w:r>
        <w:rPr>
          <w:b/>
          <w:color w:val="1E6B2E"/>
          <w:sz w:val="20"/>
        </w:rPr>
        <w:t>Expected:</w:t>
      </w:r>
    </w:p>
    <w:p>
      <w:pPr>
        <w:spacing w:after="80"/>
        <w:ind w:left="432"/>
      </w:pPr>
      <w:r>
        <w:rPr>
          <w:rFonts w:ascii="Consolas" w:hAnsi="Consolas"/>
          <w:sz w:val="18"/>
        </w:rPr>
        <w:t>(no output at all)</w:t>
      </w:r>
    </w:p>
    <w:p>
      <w:pPr>
        <w:ind w:left="432"/>
      </w:pPr>
      <w:r>
        <w:rPr>
          <w:i/>
          <w:color w:val="444444"/>
          <w:sz w:val="18"/>
        </w:rPr>
        <w:t>Any line printed here is the same event delivered twice, which is a fault worth reporting. Nothing printed is the pass.</w:t>
      </w:r>
    </w:p>
    <w:p>
      <w:pPr>
        <w:pStyle w:val="Heading1"/>
      </w:pPr>
      <w:r>
        <w:t>Step 12 — Finish</w:t>
      </w:r>
    </w:p>
    <w:p>
      <w:r>
        <w:t>Go to Window A and press Ctrl-C.</w:t>
      </w:r>
    </w:p>
    <w:p>
      <w:pPr>
        <w:spacing w:after="40"/>
      </w:pPr>
      <w:r>
        <w:rPr>
          <w:b/>
          <w:color w:val="1E6B2E"/>
          <w:sz w:val="20"/>
        </w:rPr>
        <w:t>Expected:</w:t>
      </w:r>
    </w:p>
    <w:p>
      <w:pPr>
        <w:spacing w:after="80"/>
        <w:ind w:left="432"/>
      </w:pPr>
      <w:r>
        <w:rPr>
          <w:rFonts w:ascii="Consolas" w:hAnsi="Consolas"/>
          <w:sz w:val="18"/>
        </w:rPr>
        <w:t>Summary</w:t>
        <w:br/>
        <w:t xml:space="preserve">  notifications: 2 received, 2 valid JSON</w:t>
        <w:br/>
        <w:t xml:space="preserve">  uploads:       1 received, 1 complete JPEGs</w:t>
        <w:br/>
        <w:t xml:space="preserve">  files in /home/user/scopus-received</w:t>
      </w:r>
    </w:p>
    <w:p>
      <w:r>
        <w:t>The two counts on each line must match: every event that arrived was readable, and every photo that arrived was complete. Record these numbers, and keep the ~/scopus-received folder — it is the evidence for this run.</w:t>
      </w:r>
    </w:p>
    <w:p>
      <w:pPr>
        <w:pStyle w:val="Heading1"/>
      </w:pPr>
      <w:r>
        <w:t>13. Pass criteria</w:t>
      </w:r>
    </w:p>
    <w:p>
      <w:r>
        <w:t>The test passes only if all of these are 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Must be true</w:t>
            </w:r>
          </w:p>
        </w:tc>
        <w:tc>
          <w:tcPr>
            <w:tcW w:type="dxa" w:w="2880"/>
          </w:tcPr>
          <w:p>
            <w:r>
              <w:t>Where you saw it</w:t>
            </w:r>
          </w:p>
        </w:tc>
      </w:tr>
      <w:tr>
        <w:tc>
          <w:tcPr>
            <w:tcW w:type="dxa" w:w="2880"/>
          </w:tcPr>
          <w:p>
            <w:r>
              <w:t>1</w:t>
            </w:r>
          </w:p>
        </w:tc>
        <w:tc>
          <w:tcPr>
            <w:tcW w:type="dxa" w:w="2880"/>
          </w:tcPr>
          <w:p>
            <w:r>
              <w:t>Every pre-flight check says PASS</w:t>
            </w:r>
          </w:p>
        </w:tc>
        <w:tc>
          <w:tcPr>
            <w:tcW w:type="dxa" w:w="2880"/>
          </w:tcPr>
          <w:p>
            <w:r>
              <w:t>Step 2</w:t>
            </w:r>
          </w:p>
        </w:tc>
      </w:tr>
      <w:tr>
        <w:tc>
          <w:tcPr>
            <w:tcW w:type="dxa" w:w="2880"/>
          </w:tcPr>
          <w:p>
            <w:r>
              <w:t>2</w:t>
            </w:r>
          </w:p>
        </w:tc>
        <w:tc>
          <w:tcPr>
            <w:tcW w:type="dxa" w:w="2880"/>
          </w:tcPr>
          <w:p>
            <w:r>
              <w:t>The modem reads back the endpoints it was given</w:t>
            </w:r>
          </w:p>
        </w:tc>
        <w:tc>
          <w:tcPr>
            <w:tcW w:type="dxa" w:w="2880"/>
          </w:tcPr>
          <w:p>
            <w:r>
              <w:t>Step 4</w:t>
            </w:r>
          </w:p>
        </w:tc>
      </w:tr>
      <w:tr>
        <w:tc>
          <w:tcPr>
            <w:tcW w:type="dxa" w:w="2880"/>
          </w:tcPr>
          <w:p>
            <w:r>
              <w:t>3</w:t>
            </w:r>
          </w:p>
        </w:tc>
        <w:tc>
          <w:tcPr>
            <w:tcW w:type="dxa" w:w="2880"/>
          </w:tcPr>
          <w:p>
            <w:r>
              <w:t>'mdm AT' answers OK — the two boards talk</w:t>
            </w:r>
          </w:p>
        </w:tc>
        <w:tc>
          <w:tcPr>
            <w:tcW w:type="dxa" w:w="2880"/>
          </w:tcPr>
          <w:p>
            <w:r>
              <w:t>Step 6</w:t>
            </w:r>
          </w:p>
        </w:tc>
      </w:tr>
      <w:tr>
        <w:tc>
          <w:tcPr>
            <w:tcW w:type="dxa" w:w="2880"/>
          </w:tcPr>
          <w:p>
            <w:r>
              <w:t>4</w:t>
            </w:r>
          </w:p>
        </w:tc>
        <w:tc>
          <w:tcPr>
            <w:tcW w:type="dxa" w:w="2880"/>
          </w:tcPr>
          <w:p>
            <w:r>
              <w:t>The neural network counts 3 people in the 3-person picture</w:t>
            </w:r>
          </w:p>
        </w:tc>
        <w:tc>
          <w:tcPr>
            <w:tcW w:type="dxa" w:w="2880"/>
          </w:tcPr>
          <w:p>
            <w:r>
              <w:t>Step 7</w:t>
            </w:r>
          </w:p>
        </w:tc>
      </w:tr>
      <w:tr>
        <w:tc>
          <w:tcPr>
            <w:tcW w:type="dxa" w:w="2880"/>
          </w:tcPr>
          <w:p>
            <w:r>
              <w:t>5</w:t>
            </w:r>
          </w:p>
        </w:tc>
        <w:tc>
          <w:tcPr>
            <w:tcW w:type="dxa" w:w="2880"/>
          </w:tcPr>
          <w:p>
            <w:r>
              <w:t>An event arrives on this PC with rsn=16 and rsd=3</w:t>
            </w:r>
          </w:p>
        </w:tc>
        <w:tc>
          <w:tcPr>
            <w:tcW w:type="dxa" w:w="2880"/>
          </w:tcPr>
          <w:p>
            <w:r>
              <w:t>Step 8, Window A</w:t>
            </w:r>
          </w:p>
        </w:tc>
      </w:tr>
      <w:tr>
        <w:tc>
          <w:tcPr>
            <w:tcW w:type="dxa" w:w="2880"/>
          </w:tcPr>
          <w:p>
            <w:r>
              <w:t>6</w:t>
            </w:r>
          </w:p>
        </w:tc>
        <w:tc>
          <w:tcPr>
            <w:tcW w:type="dxa" w:w="2880"/>
          </w:tcPr>
          <w:p>
            <w:r>
              <w:t>That event is reported 'valid JSON, 9 fields'</w:t>
            </w:r>
          </w:p>
        </w:tc>
        <w:tc>
          <w:tcPr>
            <w:tcW w:type="dxa" w:w="2880"/>
          </w:tcPr>
          <w:p>
            <w:r>
              <w:t>Step 8, Window A</w:t>
            </w:r>
          </w:p>
        </w:tc>
      </w:tr>
      <w:tr>
        <w:tc>
          <w:tcPr>
            <w:tcW w:type="dxa" w:w="2880"/>
          </w:tcPr>
          <w:p>
            <w:r>
              <w:t>7</w:t>
            </w:r>
          </w:p>
        </w:tc>
        <w:tc>
          <w:tcPr>
            <w:tcW w:type="dxa" w:w="2880"/>
          </w:tcPr>
          <w:p>
            <w:r>
              <w:t>Real people walking into view produce an event with the right count — with 'frame query' saying 'empty', so the camera was on its lens and not on the Step 7 picture</w:t>
            </w:r>
          </w:p>
        </w:tc>
        <w:tc>
          <w:tcPr>
            <w:tcW w:type="dxa" w:w="2880"/>
          </w:tcPr>
          <w:p>
            <w:r>
              <w:t>Step 9, Window A</w:t>
            </w:r>
          </w:p>
        </w:tc>
      </w:tr>
      <w:tr>
        <w:tc>
          <w:tcPr>
            <w:tcW w:type="dxa" w:w="2880"/>
          </w:tcPr>
          <w:p>
            <w:r>
              <w:t>8</w:t>
            </w:r>
          </w:p>
        </w:tc>
        <w:tc>
          <w:tcPr>
            <w:tcW w:type="dxa" w:w="2880"/>
          </w:tcPr>
          <w:p>
            <w:r>
              <w:t>A photo arrives and is reported 'JPEG, complete'</w:t>
            </w:r>
          </w:p>
        </w:tc>
        <w:tc>
          <w:tcPr>
            <w:tcW w:type="dxa" w:w="2880"/>
          </w:tcPr>
          <w:p>
            <w:r>
              <w:t>Step 10, Window A</w:t>
            </w:r>
          </w:p>
        </w:tc>
      </w:tr>
      <w:tr>
        <w:tc>
          <w:tcPr>
            <w:tcW w:type="dxa" w:w="2880"/>
          </w:tcPr>
          <w:p>
            <w:r>
              <w:t>9</w:t>
            </w:r>
          </w:p>
        </w:tc>
        <w:tc>
          <w:tcPr>
            <w:tcW w:type="dxa" w:w="2880"/>
          </w:tcPr>
          <w:p>
            <w:r>
              <w:t>The saved file opens as a picture of the room</w:t>
            </w:r>
          </w:p>
        </w:tc>
        <w:tc>
          <w:tcPr>
            <w:tcW w:type="dxa" w:w="2880"/>
          </w:tcPr>
          <w:p>
            <w:r>
              <w:t>Step 11</w:t>
            </w:r>
          </w:p>
        </w:tc>
      </w:tr>
      <w:tr>
        <w:tc>
          <w:tcPr>
            <w:tcW w:type="dxa" w:w="2880"/>
          </w:tcPr>
          <w:p>
            <w:r>
              <w:t>10</w:t>
            </w:r>
          </w:p>
        </w:tc>
        <w:tc>
          <w:tcPr>
            <w:tcW w:type="dxa" w:w="2880"/>
          </w:tcPr>
          <w:p>
            <w:r>
              <w:t>No event was delivered twice</w:t>
            </w:r>
          </w:p>
        </w:tc>
        <w:tc>
          <w:tcPr>
            <w:tcW w:type="dxa" w:w="2880"/>
          </w:tcPr>
          <w:p>
            <w:r>
              <w:t>Step 11</w:t>
            </w:r>
          </w:p>
        </w:tc>
      </w:tr>
      <w:tr>
        <w:tc>
          <w:tcPr>
            <w:tcW w:type="dxa" w:w="2880"/>
          </w:tcPr>
          <w:p>
            <w:r>
              <w:t>11</w:t>
            </w:r>
          </w:p>
        </w:tc>
        <w:tc>
          <w:tcPr>
            <w:tcW w:type="dxa" w:w="2880"/>
          </w:tcPr>
          <w:p>
            <w:r>
              <w:t>The closing summary shows all events valid and all uploads complete</w:t>
            </w:r>
          </w:p>
        </w:tc>
        <w:tc>
          <w:tcPr>
            <w:tcW w:type="dxa" w:w="2880"/>
          </w:tcPr>
          <w:p>
            <w:r>
              <w:t>Step 12</w:t>
            </w:r>
          </w:p>
        </w:tc>
      </w:tr>
    </w:tbl>
    <w:p>
      <w:pPr>
        <w:pStyle w:val="Heading1"/>
      </w:pPr>
      <w:r>
        <w:t>14. If something fails</w:t>
      </w:r>
    </w:p>
    <w:tbl>
      <w:tblPr>
        <w:tblStyle w:val="LightGrid-Accent1"/>
        <w:tblW w:type="auto" w:w="0"/>
        <w:tblLook w:firstColumn="1" w:firstRow="1" w:lastColumn="0" w:lastRow="0" w:noHBand="0" w:noVBand="1" w:val="04A0"/>
      </w:tblPr>
      <w:tblGrid>
        <w:gridCol w:w="4320"/>
        <w:gridCol w:w="4320"/>
      </w:tblGrid>
      <w:tr>
        <w:tc>
          <w:tcPr>
            <w:tcW w:type="dxa" w:w="4320"/>
          </w:tcPr>
          <w:p>
            <w:r>
              <w:t>What you see</w:t>
            </w:r>
          </w:p>
        </w:tc>
        <w:tc>
          <w:tcPr>
            <w:tcW w:type="dxa" w:w="4320"/>
          </w:tcPr>
          <w:p>
            <w:r>
              <w:t>What it means and what to do</w:t>
            </w:r>
          </w:p>
        </w:tc>
      </w:tr>
      <w:tr>
        <w:tc>
          <w:tcPr>
            <w:tcW w:type="dxa" w:w="4320"/>
          </w:tcPr>
          <w:p>
            <w:r>
              <w:t>Step 9: people really are in front of the camera, the live view even draws boxes, but Window A stays silent</w:t>
            </w:r>
          </w:p>
        </w:tc>
        <w:tc>
          <w:tcPr>
            <w:tcW w:type="dxa" w:w="4320"/>
          </w:tcPr>
          <w:p>
            <w:r>
              <w:t>The Step 7 picture is almost certainly still loaded, so the camera is looking at that photograph and not through its lens — the boxes you see are the photograph's people painted over the live video, which is why they sit on doors and walls. Check with:  cd ~/work/itpnovex/edgeai &amp;&amp; python3 scopus/cam.py "frame query"  — if it says 'loaded', run:  cd ~/work/itpnovex/edgeai &amp;&amp; python3 scopus/cam.py "frame clear"  and redo Step 9. Step 7 clears it for you, so if you find it loaded here, say so in your report.</w:t>
            </w:r>
          </w:p>
        </w:tc>
      </w:tr>
      <w:tr>
        <w:tc>
          <w:tcPr>
            <w:tcW w:type="dxa" w:w="4320"/>
          </w:tcPr>
          <w:p>
            <w:r>
              <w:t>Step 7 says 'the picture did not load', on every attempt</w:t>
            </w:r>
          </w:p>
        </w:tc>
        <w:tc>
          <w:tcPr>
            <w:tcW w:type="dxa" w:w="4320"/>
          </w:tcPr>
          <w:p>
            <w:r>
              <w:t>The camera's console and the uploader are out of step — usually something else was talking to the camera at the same moment. Run the step once more; it re-syncs on its own. If all four attempts fail again, check the camera did not restart underneath you:  cd ~/work/itpnovex/edgeai &amp;&amp; python3 scopus/cam.py uptime  — a number under a minute means it did, and that is worth reporting.</w:t>
            </w:r>
          </w:p>
        </w:tc>
      </w:tr>
      <w:tr>
        <w:tc>
          <w:tcPr>
            <w:tcW w:type="dxa" w:w="4320"/>
          </w:tcPr>
          <w:p>
            <w:r>
              <w:t>Any command says 'no answer'</w:t>
            </w:r>
          </w:p>
        </w:tc>
        <w:tc>
          <w:tcPr>
            <w:tcW w:type="dxa" w:w="4320"/>
          </w:tcPr>
          <w:p>
            <w:r>
              <w:t>Run the same command again — if it was the reply that was lost rather than the command, the second one answers. This was a firmware fault fixed on 6 August 2026, so unlike the other rows here it is worth reporting even when the retry works.</w:t>
            </w:r>
          </w:p>
        </w:tc>
      </w:tr>
      <w:tr>
        <w:tc>
          <w:tcPr>
            <w:tcW w:type="dxa" w:w="4320"/>
          </w:tcPr>
          <w:p>
            <w:r>
              <w:t>'ERROR: the modem's AT port was not found', or the modem answers nothing at all</w:t>
            </w:r>
          </w:p>
        </w:tc>
        <w:tc>
          <w:tcPr>
            <w:tcW w:type="dxa" w:w="4320"/>
          </w:tcPr>
          <w:p>
            <w:r>
              <w:t>Almost always another program holding the port — the VS Code Serial Monitor is the usual one. Close it and run scopus/preflight.py, which names the program if it is still there.</w:t>
            </w:r>
          </w:p>
        </w:tc>
      </w:tr>
      <w:tr>
        <w:tc>
          <w:tcPr>
            <w:tcW w:type="dxa" w:w="4320"/>
          </w:tcPr>
          <w:p>
            <w:r>
              <w:t>A step worked earlier and now produces no events</w:t>
            </w:r>
          </w:p>
        </w:tc>
        <w:tc>
          <w:tcPr>
            <w:tcW w:type="dxa" w:w="4320"/>
          </w:tcPr>
          <w:p>
            <w:r>
              <w:t>The camera has probably restarted, which puts its settings back to their defaults. Run Step 5's two commands again, then carry on — and report it. Section 15 explains how to tell, and why an unprompted restart is now a fault rather than a quirk.</w:t>
            </w:r>
          </w:p>
        </w:tc>
      </w:tr>
      <w:tr>
        <w:tc>
          <w:tcPr>
            <w:tcW w:type="dxa" w:w="4320"/>
          </w:tcPr>
          <w:p>
            <w:r>
              <w:t>'mdm AT' does not answer OK</w:t>
            </w:r>
          </w:p>
        </w:tc>
        <w:tc>
          <w:tcPr>
            <w:tcW w:type="dxa" w:w="4320"/>
          </w:tcPr>
          <w:p>
            <w:r>
              <w:t>The internal cable between camera and modem is not carrying traffic. Try it once more, and if it still fails run:  cd ~/work/itpnovex/edgeai &amp;&amp; python3 scopus/cam.py "mdm relink"  and then 'mdm AT' again. If that does not fix it, stop and report it — nothing downstream can work.</w:t>
            </w:r>
          </w:p>
        </w:tc>
      </w:tr>
      <w:tr>
        <w:tc>
          <w:tcPr>
            <w:tcW w:type="dxa" w:w="4320"/>
          </w:tcPr>
          <w:p>
            <w:r>
              <w:t>Nothing arrives in Window A at all</w:t>
            </w:r>
          </w:p>
        </w:tc>
        <w:tc>
          <w:tcPr>
            <w:tcW w:type="dxa" w:w="4320"/>
          </w:tcPr>
          <w:p>
            <w:r>
              <w:t>Check Window A is still running (it stops if you press Ctrl-C in it), and run Step 4 again — the modem has to be pointed at this PC.</w:t>
            </w:r>
          </w:p>
        </w:tc>
      </w:tr>
      <w:tr>
        <w:tc>
          <w:tcPr>
            <w:tcW w:type="dxa" w:w="4320"/>
          </w:tcPr>
          <w:p>
            <w:r>
              <w:t>An event arrives but is NOT valid JSON</w:t>
            </w:r>
          </w:p>
        </w:tc>
        <w:tc>
          <w:tcPr>
            <w:tcW w:type="dxa" w:w="4320"/>
          </w:tcPr>
          <w:p>
            <w:r>
              <w:t>The message was mangled in transport. Report it with the raw line Window A prints; this is a real fault.</w:t>
            </w:r>
          </w:p>
        </w:tc>
      </w:tr>
      <w:tr>
        <w:tc>
          <w:tcPr>
            <w:tcW w:type="dxa" w:w="4320"/>
          </w:tcPr>
          <w:p>
            <w:r>
              <w:t>'photo upload: trigger failed (busy / no modem)'</w:t>
            </w:r>
          </w:p>
        </w:tc>
        <w:tc>
          <w:tcPr>
            <w:tcW w:type="dxa" w:w="4320"/>
          </w:tcPr>
          <w:p>
            <w:r>
              <w:t>A previous capture is still in flight. Wait about 15 seconds and run it again.</w:t>
            </w:r>
          </w:p>
        </w:tc>
      </w:tr>
      <w:tr>
        <w:tc>
          <w:tcPr>
            <w:tcW w:type="dxa" w:w="4320"/>
          </w:tcPr>
          <w:p>
            <w:r>
              <w:t>A photo arrives but says TRUNCATED</w:t>
            </w:r>
          </w:p>
        </w:tc>
        <w:tc>
          <w:tcPr>
            <w:tcW w:type="dxa" w:w="4320"/>
          </w:tcPr>
          <w:p>
            <w:r>
              <w:t>The transfer was cut short. Report it, and include the output of:  cd ~/work/itpnovex/edgeai &amp;&amp; python3 scopus/cam.py "mdm stats"</w:t>
            </w:r>
          </w:p>
        </w:tc>
      </w:tr>
      <w:tr>
        <w:tc>
          <w:tcPr>
            <w:tcW w:type="dxa" w:w="4320"/>
          </w:tcPr>
          <w:p>
            <w:r>
              <w:t>The pre-flight says the camera port was not found</w:t>
            </w:r>
          </w:p>
        </w:tc>
        <w:tc>
          <w:tcPr>
            <w:tcW w:type="dxa" w:w="4320"/>
          </w:tcPr>
          <w:p>
            <w:r>
              <w:t>The camera re-enumerates after a restart and takes about 30 seconds to come back. Wait, then run the pre-flight again.</w:t>
            </w:r>
          </w:p>
        </w:tc>
      </w:tr>
    </w:tbl>
    <w:p>
      <w:pPr>
        <w:pStyle w:val="Heading1"/>
      </w:pPr>
      <w:r>
        <w:t>15. Known behaviour — not your fault</w:t>
      </w:r>
    </w:p>
    <w:p>
      <w:r>
        <w:t>The first entry below is normal and needs no action. The second was a firmware fault, fixed on 6 August 2026 — it is listed because you may have been told to expect it, and because seeing it now means something has regressed and should be reported rather than worked around. The third is still open, and is the one to watch.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Behaviour</w:t>
            </w:r>
          </w:p>
        </w:tc>
        <w:tc>
          <w:tcPr>
            <w:tcW w:type="dxa" w:w="2880"/>
          </w:tcPr>
          <w:p>
            <w:r>
              <w:t>How to recognise it</w:t>
            </w:r>
          </w:p>
        </w:tc>
        <w:tc>
          <w:tcPr>
            <w:tcW w:type="dxa" w:w="2880"/>
          </w:tcPr>
          <w:p>
            <w:r>
              <w:t>What to do</w:t>
            </w:r>
          </w:p>
        </w:tc>
      </w:tr>
      <w:tr>
        <w:tc>
          <w:tcPr>
            <w:tcW w:type="dxa" w:w="2880"/>
          </w:tcPr>
          <w:p>
            <w:r>
              <w:t>An event is slow to arrive</w:t>
            </w:r>
          </w:p>
        </w:tc>
        <w:tc>
          <w:tcPr>
            <w:tcW w:type="dxa" w:w="2880"/>
          </w:tcPr>
          <w:p>
            <w:r>
              <w:t>Up to about 10 seconds between the camera reporting and Window A showing it.</w:t>
            </w:r>
          </w:p>
        </w:tc>
        <w:tc>
          <w:tcPr>
            <w:tcW w:type="dxa" w:w="2880"/>
          </w:tcPr>
          <w:p>
            <w:r>
              <w:t>Normal — the camera retries if the modem does not acknowledge. No action.</w:t>
            </w:r>
          </w:p>
        </w:tc>
      </w:tr>
      <w:tr>
        <w:tc>
          <w:tcPr>
            <w:tcW w:type="dxa" w:w="2880"/>
          </w:tcPr>
          <w:p>
            <w:r>
              <w:t>A command's reply goes missing</w:t>
            </w:r>
          </w:p>
        </w:tc>
        <w:tc>
          <w:tcPr>
            <w:tcW w:type="dxa" w:w="2880"/>
          </w:tcPr>
          <w:p>
            <w:r>
              <w:t>'no answer to this command', usually right after an event was sent. The command itself did run.</w:t>
            </w:r>
          </w:p>
        </w:tc>
        <w:tc>
          <w:tcPr>
            <w:tcW w:type="dxa" w:w="2880"/>
          </w:tcPr>
          <w:p>
            <w:r>
              <w:t>FIXED — the camera used to stall its own console whenever nothing was reading the port. Run the command again so you are not blocked, but report it: it should no longer happen.</w:t>
            </w:r>
          </w:p>
        </w:tc>
      </w:tr>
      <w:tr>
        <w:tc>
          <w:tcPr>
            <w:tcW w:type="dxa" w:w="2880"/>
          </w:tcPr>
          <w:p>
            <w:r>
              <w:t>The camera restarts on its own</w:t>
            </w:r>
          </w:p>
        </w:tc>
        <w:tc>
          <w:tcPr>
            <w:tcW w:type="dxa" w:w="2880"/>
          </w:tcPr>
          <w:p>
            <w:r>
              <w:t>Commands stop answering for about 30 seconds; afterwards detection is off and the camera's settings are back to their defaults. Confirm with:  cd ~/work/itpnovex/edgeai &amp;&amp; python3 scopus/cam.py uptime  — a number under a minute means it has just restarted.</w:t>
            </w:r>
          </w:p>
        </w:tc>
        <w:tc>
          <w:tcPr>
            <w:tcW w:type="dxa" w:w="2880"/>
          </w:tcPr>
          <w:p>
            <w:r>
              <w:t>OPEN — the cause behind the internal cable was fixed, but one restart was seen on 9 August 2026 during a Step 7 injection and could not be reproduced afterwards. So this is not closed. Run 'uptime' the moment anything stops answering, redo Step 5 and carry on, and report it with the time to the second — that timestamp is what makes it findable. This one matters.</w:t>
            </w:r>
          </w:p>
        </w:tc>
      </w:tr>
    </w:tbl>
    <w:p/>
    <w:p>
      <w:pPr>
        <w:ind w:left="432"/>
      </w:pPr>
      <w:r>
        <w:rPr>
          <w:i/>
          <w:color w:val="444444"/>
          <w:sz w:val="18"/>
        </w:rPr>
        <w:t>If a restart does happen, the useful evidence is on the camera's own console at the moment it goes: it prints a line beginning FAILURE and naming the part that failed, then restarts about a third of a second later. Nothing captures that unless a window is watching the camera port at the time. If you are asked to chase a repeat of this, that is the recording to make.</w:t>
      </w:r>
    </w:p>
    <w:p/>
    <w:p>
      <w:r>
        <w:t>If you want to record the state of the link for a report:</w:t>
      </w:r>
    </w:p>
    <w:p>
      <w:pPr>
        <w:spacing w:after="80"/>
        <w:ind w:left="432"/>
      </w:pPr>
      <w:r>
        <w:rPr>
          <w:rFonts w:ascii="Consolas" w:hAnsi="Consolas"/>
          <w:b/>
          <w:color w:val="1F3D7A"/>
          <w:sz w:val="18"/>
        </w:rPr>
        <w:t>cd ~/work/itpnovex/edgeai &amp;&amp; python3 scopus/cam.py "mdm stats"</w:t>
      </w:r>
    </w:p>
    <w:p>
      <w:pPr>
        <w:spacing w:after="40"/>
      </w:pPr>
      <w:r>
        <w:rPr>
          <w:b/>
          <w:color w:val="1E6B2E"/>
          <w:sz w:val="20"/>
        </w:rPr>
        <w:t>Expected:</w:t>
      </w:r>
    </w:p>
    <w:p>
      <w:pPr>
        <w:spacing w:after="80"/>
        <w:ind w:left="432"/>
      </w:pPr>
      <w:r>
        <w:rPr>
          <w:rFonts w:ascii="Consolas" w:hAnsi="Consolas"/>
          <w:sz w:val="18"/>
        </w:rPr>
        <w:t>rx: bytes=158 frames=10 badcrc=0 stray=1 err=4 timeouts=861</w:t>
        <w:br/>
        <w:t>tx: frames=102 err=0 retries=3   usart2 err(ORE/FE/NE)=4</w:t>
        <w:br/>
        <w:t>ntf: queued=3 sent=3 unconfirmed=0 dropped=0</w:t>
        <w:br/>
        <w:t>link: relinks=3 consec_timeouts=0</w:t>
      </w:r>
    </w:p>
    <w:tbl>
      <w:tblPr>
        <w:tblStyle w:val="LightGrid-Accent1"/>
        <w:tblW w:type="auto" w:w="0"/>
        <w:tblLook w:firstColumn="1" w:firstRow="1" w:lastColumn="0" w:lastRow="0" w:noHBand="0" w:noVBand="1" w:val="04A0"/>
      </w:tblPr>
      <w:tblGrid>
        <w:gridCol w:w="4320"/>
        <w:gridCol w:w="4320"/>
      </w:tblGrid>
      <w:tr>
        <w:tc>
          <w:tcPr>
            <w:tcW w:type="dxa" w:w="4320"/>
          </w:tcPr>
          <w:p>
            <w:r>
              <w:t>Counter</w:t>
            </w:r>
          </w:p>
        </w:tc>
        <w:tc>
          <w:tcPr>
            <w:tcW w:type="dxa" w:w="4320"/>
          </w:tcPr>
          <w:p>
            <w:r>
              <w:t>What it tells you</w:t>
            </w:r>
          </w:p>
        </w:tc>
      </w:tr>
      <w:tr>
        <w:tc>
          <w:tcPr>
            <w:tcW w:type="dxa" w:w="4320"/>
          </w:tcPr>
          <w:p>
            <w:r>
              <w:t>ntf: queued / sent</w:t>
            </w:r>
          </w:p>
        </w:tc>
        <w:tc>
          <w:tcPr>
            <w:tcW w:type="dxa" w:w="4320"/>
          </w:tcPr>
          <w:p>
            <w:r>
              <w:t>events the camera raised, and events it got to the modem. These should track each other.</w:t>
            </w:r>
          </w:p>
        </w:tc>
      </w:tr>
      <w:tr>
        <w:tc>
          <w:tcPr>
            <w:tcW w:type="dxa" w:w="4320"/>
          </w:tcPr>
          <w:p>
            <w:r>
              <w:t>ntf: dropped</w:t>
            </w:r>
          </w:p>
        </w:tc>
        <w:tc>
          <w:tcPr>
            <w:tcW w:type="dxa" w:w="4320"/>
          </w:tcPr>
          <w:p>
            <w:r>
              <w:t>events thrown away. Should be 0 — report it if not.</w:t>
            </w:r>
          </w:p>
        </w:tc>
      </w:tr>
      <w:tr>
        <w:tc>
          <w:tcPr>
            <w:tcW w:type="dxa" w:w="4320"/>
          </w:tcPr>
          <w:p>
            <w:r>
              <w:t>ntf: unconfirmed</w:t>
            </w:r>
          </w:p>
        </w:tc>
        <w:tc>
          <w:tcPr>
            <w:tcW w:type="dxa" w:w="4320"/>
          </w:tcPr>
          <w:p>
            <w:r>
              <w:t>the modem did not acknowledge in time. It does NOT mean the event was lost — judge by what reached Window A.</w:t>
            </w:r>
          </w:p>
        </w:tc>
      </w:tr>
      <w:tr>
        <w:tc>
          <w:tcPr>
            <w:tcW w:type="dxa" w:w="4320"/>
          </w:tcPr>
          <w:p>
            <w:r>
              <w:t>link: relinks</w:t>
            </w:r>
          </w:p>
        </w:tc>
        <w:tc>
          <w:tcPr>
            <w:tcW w:type="dxa" w:w="4320"/>
          </w:tcPr>
          <w:p>
            <w:r>
              <w:t>times the camera had to reset the internal cable. A number that climbs during a test is worth reporting.</w:t>
            </w:r>
          </w:p>
        </w:tc>
      </w:tr>
      <w:tr>
        <w:tc>
          <w:tcPr>
            <w:tcW w:type="dxa" w:w="4320"/>
          </w:tcPr>
          <w:p>
            <w:r>
              <w:t>rx: badcrc / stray</w:t>
            </w:r>
          </w:p>
        </w:tc>
        <w:tc>
          <w:tcPr>
            <w:tcW w:type="dxa" w:w="4320"/>
          </w:tcPr>
          <w:p>
            <w:r>
              <w:t>corruption on the internal cable. A clean link reports 0 badcrc.</w:t>
            </w:r>
          </w:p>
        </w:tc>
      </w:tr>
    </w:tbl>
    <w:p>
      <w:pPr>
        <w:pStyle w:val="Heading1"/>
      </w:pPr>
      <w:r>
        <w:t>16. What to put in your report</w:t>
      </w:r>
    </w:p>
    <w:p>
      <w:pPr>
        <w:pStyle w:val="ListBullet"/>
      </w:pPr>
      <w:r>
        <w:t>Pass or fail for each of the eleven criteria in section 13.</w:t>
      </w:r>
    </w:p>
    <w:p>
      <w:pPr>
        <w:pStyle w:val="ListBullet"/>
      </w:pPr>
      <w:r>
        <w:t>The closing summary from Step 12 (the two counts).</w:t>
      </w:r>
    </w:p>
    <w:p>
      <w:pPr>
        <w:pStyle w:val="ListBullet"/>
      </w:pPr>
      <w:r>
        <w:t>For any failure: which step, the exact command you ran, and everything both windows printed. Copy the text — a description of it is rarely enough to work out what happened.</w:t>
      </w:r>
    </w:p>
    <w:p>
      <w:pPr>
        <w:pStyle w:val="ListBullet"/>
      </w:pPr>
      <w:r>
        <w:t>How many times you saw anything from section 15, and roughly when.</w:t>
      </w:r>
    </w:p>
    <w:p>
      <w:pPr>
        <w:pStyle w:val="ListBullet"/>
      </w:pPr>
      <w:r>
        <w:t>The output of the mdm stats command above, taken at the end of the run.</w:t>
      </w:r>
    </w:p>
    <w:p>
      <w:pPr>
        <w:pStyle w:val="ListBullet"/>
      </w:pPr>
      <w:r>
        <w:t>Keep the ~/scopus-received folder; it holds every event and photo the test received.</w:t>
      </w:r>
    </w:p>
    <w:p>
      <w:pPr>
        <w:pStyle w:val="Heading1"/>
      </w:pPr>
      <w:r>
        <w:t>17. The automated version</w:t>
      </w:r>
    </w:p>
    <w:p>
      <w:r>
        <w:t>The same chain is checked automatically, in far more detail, by the integration suite. It is not a replacement for this manual — this one exists to see the product work with your own eyes, and to find out which hop broke when the suite goes red — but it is the faster way to check everything at once. Stop the server in Window A first, since the suite starts its own.</w:t>
      </w:r>
    </w:p>
    <w:p>
      <w:pPr>
        <w:spacing w:after="80"/>
        <w:ind w:left="432"/>
      </w:pPr>
      <w:r>
        <w:rPr>
          <w:rFonts w:ascii="Consolas" w:hAnsi="Consolas"/>
          <w:b/>
          <w:color w:val="1F3D7A"/>
          <w:sz w:val="18"/>
        </w:rPr>
        <w:t>cd ~/work/itpnovex/edgeai &amp;&amp; python3 scopus/run_integration_tests.py</w:t>
      </w:r>
    </w:p>
    <w:p>
      <w:pPr>
        <w:spacing w:after="40"/>
      </w:pPr>
      <w:r>
        <w:rPr>
          <w:b/>
          <w:color w:val="1E6B2E"/>
          <w:sz w:val="20"/>
        </w:rPr>
        <w:t>Expected:</w:t>
      </w:r>
    </w:p>
    <w:p>
      <w:pPr>
        <w:spacing w:after="80"/>
        <w:ind w:left="432"/>
      </w:pPr>
      <w:r>
        <w:rPr>
          <w:rFonts w:ascii="Consolas" w:hAnsi="Consolas"/>
          <w:sz w:val="18"/>
        </w:rPr>
        <w:t xml:space="preserve">  TOTAL: 57   PASS: 56   FAIL: 0   GAP: 0   SKIP: 1</w:t>
      </w:r>
    </w:p>
    <w:p>
      <w:r>
        <w:t>The one skip is the SD card slot being empty.</w:t>
      </w:r>
    </w:p>
    <w:p>
      <w:pPr>
        <w:rPr>
          <w:ins w:id="1" w:author="Scopus test procedure" w:date="2026-08-09T00:00:00Z"/>
        </w:rPr>
      </w:pPr>
      <w:ins w:id="2" w:author="Scopus test procedure" w:date="2026-08-09T00:00:00Z">
        <w:r>
          <w:br w:type="page"/>
        </w:r>
      </w:ins>
    </w:p>
    <w:p>
      <w:pPr>
        <w:pStyle w:val="Heading1"/>
        <w:rPr>
          <w:ins w:id="3" w:author="Scopus test procedure" w:date="2026-08-09T00:00:00Z"/>
        </w:rPr>
      </w:pPr>
      <w:ins w:id="4" w:author="Scopus test procedure" w:date="2026-08-09T00:00:00Z">
        <w:r>
          <w:t>18. Testing over the cellular network</w:t>
        </w:r>
      </w:ins>
    </w:p>
    <w:p>
      <w:pPr>
        <w:rPr>
          <w:ins w:id="5" w:author="Scopus test procedure" w:date="2026-08-09T00:00:00Z"/>
        </w:rPr>
      </w:pPr>
      <w:ins w:id="6" w:author="Scopus test procedure" w:date="2026-08-09T00:00:00Z">
        <w:r>
          <w:t>Everything above runs over the USB cable between this PC and the modem. This section runs the same test with the cable carrying nothing: the modem sends over its own cellular connection, to a server on the internet, and this PC watches what arrives there. It is the configuration a deployed unit actually uses.</w:t>
        </w:r>
      </w:ins>
    </w:p>
    <w:p>
      <w:pPr>
        <w:pStyle w:val="Heading2"/>
        <w:rPr>
          <w:ins w:id="7" w:author="Scopus test procedure" w:date="2026-08-09T00:00:00Z"/>
        </w:rPr>
      </w:pPr>
      <w:ins w:id="8" w:author="Scopus test procedure" w:date="2026-08-09T00:00:00Z">
        <w:r>
          <w:t>Why it needs a server in the middle</w:t>
        </w:r>
      </w:ins>
    </w:p>
    <w:p>
      <w:pPr>
        <w:rPr>
          <w:ins w:id="9" w:author="Scopus test procedure" w:date="2026-08-09T00:00:00Z"/>
        </w:rPr>
      </w:pPr>
      <w:ins w:id="10" w:author="Scopus test procedure" w:date="2026-08-09T00:00:00Z">
        <w:r>
          <w:t>On cellular the modem is given a private address by the mobile operator, so nothing on the internet can open a connection to it. This PC is behind an office router, so nothing can open a connection to this PC either. Neither end can reach the other, and no amount of configuration changes that.</w:t>
        </w:r>
      </w:ins>
    </w:p>
    <w:p>
      <w:pPr>
        <w:rPr>
          <w:ins w:id="11" w:author="Scopus test procedure" w:date="2026-08-09T00:00:00Z"/>
        </w:rPr>
      </w:pPr>
      <w:ins w:id="12" w:author="Scopus test procedure" w:date="2026-08-09T00:00:00Z">
        <w:r>
          <w:t>So a third machine holds the middle. It has a fixed public address; the modem sends to it, and this PC asks it what arrived. Both ends make outgoing connections only, which is why this works from any network — the office, a hotspot, a customer site — with nothing to set up on the router.</w:t>
        </w:r>
      </w:ins>
    </w:p>
    <w:tbl>
      <w:tblPr>
        <w:tblStyle w:val="LightGrid-Accent1"/>
        <w:tblW w:type="auto" w:w="0"/>
        <w:tblLook w:firstColumn="1" w:firstRow="1" w:lastColumn="0" w:lastRow="0" w:noHBand="0" w:noVBand="1" w:val="04A0"/>
      </w:tblPr>
      <w:tblGrid>
        <w:gridCol w:w="2880"/>
        <w:gridCol w:w="2880"/>
        <w:gridCol w:w="2880"/>
      </w:tblGrid>
      <w:tr>
        <w:trPr>
          <w:ins w:id="13" w:author="Scopus test procedure" w:date="2026-08-09T00:00:00Z"/>
        </w:trPr>
        <w:tc>
          <w:tcPr>
            <w:tcW w:type="dxa" w:w="2880"/>
          </w:tcPr>
          <w:p>
            <w:pPr>
              <w:rPr>
                <w:ins w:id="14" w:author="Scopus test procedure" w:date="2026-08-09T00:00:00Z"/>
              </w:rPr>
            </w:pPr>
            <w:ins w:id="15" w:author="Scopus test procedure" w:date="2026-08-09T00:00:00Z">
              <w:r>
                <w:t>Piece</w:t>
              </w:r>
            </w:ins>
          </w:p>
        </w:tc>
        <w:tc>
          <w:tcPr>
            <w:tcW w:type="dxa" w:w="2880"/>
          </w:tcPr>
          <w:p>
            <w:pPr>
              <w:rPr>
                <w:ins w:id="16" w:author="Scopus test procedure" w:date="2026-08-09T00:00:00Z"/>
              </w:rPr>
            </w:pPr>
            <w:ins w:id="17" w:author="Scopus test procedure" w:date="2026-08-09T00:00:00Z">
              <w:r>
                <w:t>Where it runs</w:t>
              </w:r>
            </w:ins>
          </w:p>
        </w:tc>
        <w:tc>
          <w:tcPr>
            <w:tcW w:type="dxa" w:w="2880"/>
          </w:tcPr>
          <w:p>
            <w:pPr>
              <w:rPr>
                <w:ins w:id="18" w:author="Scopus test procedure" w:date="2026-08-09T00:00:00Z"/>
              </w:rPr>
            </w:pPr>
            <w:ins w:id="19" w:author="Scopus test procedure" w:date="2026-08-09T00:00:00Z">
              <w:r>
                <w:t>What it does</w:t>
              </w:r>
            </w:ins>
          </w:p>
        </w:tc>
      </w:tr>
      <w:tr>
        <w:trPr>
          <w:ins w:id="20" w:author="Scopus test procedure" w:date="2026-08-09T00:00:00Z"/>
        </w:trPr>
        <w:tc>
          <w:tcPr>
            <w:tcW w:type="dxa" w:w="2880"/>
          </w:tcPr>
          <w:p>
            <w:pPr>
              <w:rPr>
                <w:ins w:id="21" w:author="Scopus test procedure" w:date="2026-08-09T00:00:00Z"/>
              </w:rPr>
            </w:pPr>
            <w:ins w:id="22" w:author="Scopus test procedure" w:date="2026-08-09T00:00:00Z">
              <w:r>
                <w:t>cloud_relay.py</w:t>
              </w:r>
            </w:ins>
          </w:p>
        </w:tc>
        <w:tc>
          <w:tcPr>
            <w:tcW w:type="dxa" w:w="2880"/>
          </w:tcPr>
          <w:p>
            <w:pPr>
              <w:rPr>
                <w:ins w:id="23" w:author="Scopus test procedure" w:date="2026-08-09T00:00:00Z"/>
              </w:rPr>
            </w:pPr>
            <w:ins w:id="24" w:author="Scopus test procedure" w:date="2026-08-09T00:00:00Z">
              <w:r>
                <w:t>the public server, 165.22.181.245</w:t>
              </w:r>
            </w:ins>
          </w:p>
        </w:tc>
        <w:tc>
          <w:tcPr>
            <w:tcW w:type="dxa" w:w="2880"/>
          </w:tcPr>
          <w:p>
            <w:pPr>
              <w:rPr>
                <w:ins w:id="25" w:author="Scopus test procedure" w:date="2026-08-09T00:00:00Z"/>
              </w:rPr>
            </w:pPr>
            <w:ins w:id="26" w:author="Scopus test procedure" w:date="2026-08-09T00:00:00Z">
              <w:r>
                <w:t>receives the notifications and the photos, and keeps them</w:t>
              </w:r>
            </w:ins>
          </w:p>
        </w:tc>
      </w:tr>
      <w:tr>
        <w:trPr>
          <w:ins w:id="27" w:author="Scopus test procedure" w:date="2026-08-09T00:00:00Z"/>
        </w:trPr>
        <w:tc>
          <w:tcPr>
            <w:tcW w:type="dxa" w:w="2880"/>
          </w:tcPr>
          <w:p>
            <w:pPr>
              <w:rPr>
                <w:ins w:id="28" w:author="Scopus test procedure" w:date="2026-08-09T00:00:00Z"/>
              </w:rPr>
            </w:pPr>
            <w:ins w:id="29" w:author="Scopus test procedure" w:date="2026-08-09T00:00:00Z">
              <w:r>
                <w:t>relay_pull.py</w:t>
              </w:r>
            </w:ins>
          </w:p>
        </w:tc>
        <w:tc>
          <w:tcPr>
            <w:tcW w:type="dxa" w:w="2880"/>
          </w:tcPr>
          <w:p>
            <w:pPr>
              <w:rPr>
                <w:ins w:id="30" w:author="Scopus test procedure" w:date="2026-08-09T00:00:00Z"/>
              </w:rPr>
            </w:pPr>
            <w:ins w:id="31" w:author="Scopus test procedure" w:date="2026-08-09T00:00:00Z">
              <w:r>
                <w:t>this PC</w:t>
              </w:r>
            </w:ins>
          </w:p>
        </w:tc>
        <w:tc>
          <w:tcPr>
            <w:tcW w:type="dxa" w:w="2880"/>
          </w:tcPr>
          <w:p>
            <w:pPr>
              <w:rPr>
                <w:ins w:id="32" w:author="Scopus test procedure" w:date="2026-08-09T00:00:00Z"/>
              </w:rPr>
            </w:pPr>
            <w:ins w:id="33" w:author="Scopus test procedure" w:date="2026-08-09T00:00:00Z">
              <w:r>
                <w:t>asks the relay what arrived and saves it here, exactly as test_server.py did in Step 3</w:t>
              </w:r>
            </w:ins>
          </w:p>
        </w:tc>
      </w:tr>
      <w:tr>
        <w:trPr>
          <w:ins w:id="34" w:author="Scopus test procedure" w:date="2026-08-09T00:00:00Z"/>
        </w:trPr>
        <w:tc>
          <w:tcPr>
            <w:tcW w:type="dxa" w:w="2880"/>
          </w:tcPr>
          <w:p>
            <w:pPr>
              <w:rPr>
                <w:ins w:id="35" w:author="Scopus test procedure" w:date="2026-08-09T00:00:00Z"/>
              </w:rPr>
            </w:pPr>
            <w:ins w:id="36" w:author="Scopus test procedure" w:date="2026-08-09T00:00:00Z">
              <w:r>
                <w:t>the modem</w:t>
              </w:r>
            </w:ins>
          </w:p>
        </w:tc>
        <w:tc>
          <w:tcPr>
            <w:tcW w:type="dxa" w:w="2880"/>
          </w:tcPr>
          <w:p>
            <w:pPr>
              <w:rPr>
                <w:ins w:id="37" w:author="Scopus test procedure" w:date="2026-08-09T00:00:00Z"/>
              </w:rPr>
            </w:pPr>
            <w:ins w:id="38" w:author="Scopus test procedure" w:date="2026-08-09T00:00:00Z">
              <w:r>
                <w:t>the bench</w:t>
              </w:r>
            </w:ins>
          </w:p>
        </w:tc>
        <w:tc>
          <w:tcPr>
            <w:tcW w:type="dxa" w:w="2880"/>
          </w:tcPr>
          <w:p>
            <w:pPr>
              <w:rPr>
                <w:ins w:id="39" w:author="Scopus test procedure" w:date="2026-08-09T00:00:00Z"/>
              </w:rPr>
            </w:pPr>
            <w:ins w:id="40" w:author="Scopus test procedure" w:date="2026-08-09T00:00:00Z">
              <w:r>
                <w:t>sends to the relay's public address over cellular</w:t>
              </w:r>
            </w:ins>
          </w:p>
        </w:tc>
      </w:tr>
    </w:tbl>
    <w:p>
      <w:pPr>
        <w:ind w:left="432"/>
        <w:rPr>
          <w:ins w:id="41" w:author="Scopus test procedure" w:date="2026-08-09T00:00:00Z"/>
        </w:rPr>
      </w:pPr>
      <w:ins w:id="42" w:author="Scopus test procedure" w:date="2026-08-09T00:00:00Z">
        <w:r>
          <w:rPr>
            <w:i/>
            <w:color w:val="444444"/>
            <w:sz w:val="18"/>
          </w:rPr>
          <w:t>The relay is already installed and running as a service. Nothing in this section starts or stops it.</w:t>
        </w:r>
      </w:ins>
    </w:p>
    <w:p>
      <w:pPr>
        <w:pStyle w:val="Heading2"/>
        <w:rPr>
          <w:ins w:id="43" w:author="Scopus test procedure" w:date="2026-08-09T00:00:00Z"/>
        </w:rPr>
      </w:pPr>
      <w:ins w:id="44" w:author="Scopus test procedure" w:date="2026-08-09T00:00:00Z">
        <w:r>
          <w:t>Step C1 — Point the modem at the relay</w:t>
        </w:r>
      </w:ins>
    </w:p>
    <w:p>
      <w:pPr>
        <w:rPr>
          <w:ins w:id="45" w:author="Scopus test procedure" w:date="2026-08-09T00:00:00Z"/>
        </w:rPr>
      </w:pPr>
      <w:ins w:id="46" w:author="Scopus test procedure" w:date="2026-08-09T00:00:00Z">
        <w:r>
          <w:t>This replaces Step 4. It sets the same five endpoints, but at the relay instead of this PC, sets the APN, switches the modem to its cellular connection, and then waits until the modem actually has a route out before reporting success.</w:t>
        </w:r>
      </w:ins>
    </w:p>
    <w:p>
      <w:pPr>
        <w:spacing w:after="80"/>
        <w:ind w:left="432"/>
        <w:rPr>
          <w:ins w:id="47" w:author="Scopus test procedure" w:date="2026-08-09T00:00:00Z"/>
        </w:rPr>
      </w:pPr>
      <w:ins w:id="48" w:author="Scopus test procedure" w:date="2026-08-09T00:00:00Z">
        <w:r>
          <w:rPr>
            <w:rFonts w:ascii="Consolas" w:hAnsi="Consolas"/>
            <w:b/>
            <w:color w:val="1F3D7A"/>
            <w:sz w:val="18"/>
          </w:rPr>
          <w:t>cd ~/work/itpnovex/edgeai &amp;&amp; python3 scopus/at.py --point-cloud 165.22.181.245 --http-port 80 --udp-port 39999 --path /scopus/upload --apn &lt;your-apn&gt;</w:t>
        </w:r>
      </w:ins>
    </w:p>
    <w:p>
      <w:pPr>
        <w:spacing w:after="40"/>
        <w:rPr>
          <w:ins w:id="49" w:author="Scopus test procedure" w:date="2026-08-09T00:00:00Z"/>
        </w:rPr>
      </w:pPr>
      <w:ins w:id="50" w:author="Scopus test procedure" w:date="2026-08-09T00:00:00Z">
        <w:r>
          <w:rPr>
            <w:b/>
            <w:color w:val="1E6B2E"/>
            <w:sz w:val="20"/>
          </w:rPr>
          <w:t>Expected:</w:t>
        </w:r>
      </w:ins>
    </w:p>
    <w:p>
      <w:pPr>
        <w:spacing w:after="80"/>
        <w:ind w:left="432"/>
        <w:rPr>
          <w:ins w:id="51" w:author="Scopus test procedure" w:date="2026-08-09T00:00:00Z"/>
        </w:rPr>
      </w:pPr>
      <w:ins w:id="52" w:author="Scopus test procedure" w:date="2026-08-09T00:00:00Z">
        <w:r>
          <w:rPr>
            <w:rFonts w:ascii="Consolas" w:hAnsi="Consolas"/>
            <w:sz w:val="18"/>
          </w:rPr>
          <w:t xml:space="preserve">  AT+SDVRNTFHOST="165.22.181.245"</w:t>
          <w:br/>
          <w:t xml:space="preserve">      OK</w:t>
          <w:br/>
          <w:t xml:space="preserve">  …</w:t>
          <w:br/>
          <w:t xml:space="preserve">  AT+SDVRNET?</w:t>
          <w:br/>
          <w:t xml:space="preserve">      +SDVRNET: 1,1,1,1,"&lt;operator&gt;","LTE","&lt;apn&gt;","rmnet_data0","10.x.x.x","10.x.x.x",0</w:t>
          <w:br/>
          <w:t xml:space="preserve">      OK</w:t>
          <w:br/>
          <w:br/>
          <w:t>OK — cellular link up. Notifications to 165.22.181.245:39999, photos to http://165.22.181.245:80/scopus/upload</w:t>
        </w:r>
      </w:ins>
    </w:p>
    <w:p>
      <w:pPr>
        <w:rPr>
          <w:ins w:id="53" w:author="Scopus test procedure" w:date="2026-08-09T00:00:00Z"/>
        </w:rPr>
      </w:pPr>
      <w:ins w:id="54" w:author="Scopus test procedure" w:date="2026-08-09T00:00:00Z">
        <w:r>
          <w:t>The four numbers after +SDVRNET: are the whole story:</w:t>
        </w:r>
      </w:ins>
    </w:p>
    <w:tbl>
      <w:tblPr>
        <w:tblStyle w:val="LightGrid-Accent1"/>
        <w:tblW w:type="auto" w:w="0"/>
        <w:tblLook w:firstColumn="1" w:firstRow="1" w:lastColumn="0" w:lastRow="0" w:noHBand="0" w:noVBand="1" w:val="04A0"/>
      </w:tblPr>
      <w:tblGrid>
        <w:gridCol w:w="2880"/>
        <w:gridCol w:w="2880"/>
        <w:gridCol w:w="2880"/>
      </w:tblGrid>
      <w:tr>
        <w:trPr>
          <w:ins w:id="55" w:author="Scopus test procedure" w:date="2026-08-09T00:00:00Z"/>
        </w:trPr>
        <w:tc>
          <w:tcPr>
            <w:tcW w:type="dxa" w:w="2880"/>
          </w:tcPr>
          <w:p>
            <w:pPr>
              <w:rPr>
                <w:ins w:id="56" w:author="Scopus test procedure" w:date="2026-08-09T00:00:00Z"/>
              </w:rPr>
            </w:pPr>
            <w:ins w:id="57" w:author="Scopus test procedure" w:date="2026-08-09T00:00:00Z">
              <w:r>
                <w:t>Position</w:t>
              </w:r>
            </w:ins>
          </w:p>
        </w:tc>
        <w:tc>
          <w:tcPr>
            <w:tcW w:type="dxa" w:w="2880"/>
          </w:tcPr>
          <w:p>
            <w:pPr>
              <w:rPr>
                <w:ins w:id="58" w:author="Scopus test procedure" w:date="2026-08-09T00:00:00Z"/>
              </w:rPr>
            </w:pPr>
            <w:ins w:id="59" w:author="Scopus test procedure" w:date="2026-08-09T00:00:00Z">
              <w:r>
                <w:t>Means</w:t>
              </w:r>
            </w:ins>
          </w:p>
        </w:tc>
        <w:tc>
          <w:tcPr>
            <w:tcW w:type="dxa" w:w="2880"/>
          </w:tcPr>
          <w:p>
            <w:pPr>
              <w:rPr>
                <w:ins w:id="60" w:author="Scopus test procedure" w:date="2026-08-09T00:00:00Z"/>
              </w:rPr>
            </w:pPr>
            <w:ins w:id="61" w:author="Scopus test procedure" w:date="2026-08-09T00:00:00Z">
              <w:r>
                <w:t>If it is 0</w:t>
              </w:r>
            </w:ins>
          </w:p>
        </w:tc>
      </w:tr>
      <w:tr>
        <w:trPr>
          <w:ins w:id="62" w:author="Scopus test procedure" w:date="2026-08-09T00:00:00Z"/>
        </w:trPr>
        <w:tc>
          <w:tcPr>
            <w:tcW w:type="dxa" w:w="2880"/>
          </w:tcPr>
          <w:p>
            <w:pPr>
              <w:rPr>
                <w:ins w:id="63" w:author="Scopus test procedure" w:date="2026-08-09T00:00:00Z"/>
              </w:rPr>
            </w:pPr>
            <w:ins w:id="64" w:author="Scopus test procedure" w:date="2026-08-09T00:00:00Z">
              <w:r>
                <w:t>1st</w:t>
              </w:r>
            </w:ins>
          </w:p>
        </w:tc>
        <w:tc>
          <w:tcPr>
            <w:tcW w:type="dxa" w:w="2880"/>
          </w:tcPr>
          <w:p>
            <w:pPr>
              <w:rPr>
                <w:ins w:id="65" w:author="Scopus test procedure" w:date="2026-08-09T00:00:00Z"/>
              </w:rPr>
            </w:pPr>
            <w:ins w:id="66" w:author="Scopus test procedure" w:date="2026-08-09T00:00:00Z">
              <w:r>
                <w:t>cellular mode is switched on</w:t>
              </w:r>
            </w:ins>
          </w:p>
        </w:tc>
        <w:tc>
          <w:tcPr>
            <w:tcW w:type="dxa" w:w="2880"/>
          </w:tcPr>
          <w:p>
            <w:pPr>
              <w:rPr>
                <w:ins w:id="67" w:author="Scopus test procedure" w:date="2026-08-09T00:00:00Z"/>
              </w:rPr>
            </w:pPr>
            <w:ins w:id="68" w:author="Scopus test procedure" w:date="2026-08-09T00:00:00Z">
              <w:r>
                <w:t>the command did not take — run Step C1 again</w:t>
              </w:r>
            </w:ins>
          </w:p>
        </w:tc>
      </w:tr>
      <w:tr>
        <w:trPr>
          <w:ins w:id="69" w:author="Scopus test procedure" w:date="2026-08-09T00:00:00Z"/>
        </w:trPr>
        <w:tc>
          <w:tcPr>
            <w:tcW w:type="dxa" w:w="2880"/>
          </w:tcPr>
          <w:p>
            <w:pPr>
              <w:rPr>
                <w:ins w:id="70" w:author="Scopus test procedure" w:date="2026-08-09T00:00:00Z"/>
              </w:rPr>
            </w:pPr>
            <w:ins w:id="71" w:author="Scopus test procedure" w:date="2026-08-09T00:00:00Z">
              <w:r>
                <w:t>2nd</w:t>
              </w:r>
            </w:ins>
          </w:p>
        </w:tc>
        <w:tc>
          <w:tcPr>
            <w:tcW w:type="dxa" w:w="2880"/>
          </w:tcPr>
          <w:p>
            <w:pPr>
              <w:rPr>
                <w:ins w:id="72" w:author="Scopus test procedure" w:date="2026-08-09T00:00:00Z"/>
              </w:rPr>
            </w:pPr>
            <w:ins w:id="73" w:author="Scopus test procedure" w:date="2026-08-09T00:00:00Z">
              <w:r>
                <w:t>the modem is registered on a mobile network</w:t>
              </w:r>
            </w:ins>
          </w:p>
        </w:tc>
        <w:tc>
          <w:tcPr>
            <w:tcW w:type="dxa" w:w="2880"/>
          </w:tcPr>
          <w:p>
            <w:pPr>
              <w:rPr>
                <w:ins w:id="74" w:author="Scopus test procedure" w:date="2026-08-09T00:00:00Z"/>
              </w:rPr>
            </w:pPr>
            <w:ins w:id="75" w:author="Scopus test procedure" w:date="2026-08-09T00:00:00Z">
              <w:r>
                <w:t>no coverage, or the SIM is not being read — see the table below</w:t>
              </w:r>
            </w:ins>
          </w:p>
        </w:tc>
      </w:tr>
      <w:tr>
        <w:trPr>
          <w:ins w:id="76" w:author="Scopus test procedure" w:date="2026-08-09T00:00:00Z"/>
        </w:trPr>
        <w:tc>
          <w:tcPr>
            <w:tcW w:type="dxa" w:w="2880"/>
          </w:tcPr>
          <w:p>
            <w:pPr>
              <w:rPr>
                <w:ins w:id="77" w:author="Scopus test procedure" w:date="2026-08-09T00:00:00Z"/>
              </w:rPr>
            </w:pPr>
            <w:ins w:id="78" w:author="Scopus test procedure" w:date="2026-08-09T00:00:00Z">
              <w:r>
                <w:t>3rd</w:t>
              </w:r>
            </w:ins>
          </w:p>
        </w:tc>
        <w:tc>
          <w:tcPr>
            <w:tcW w:type="dxa" w:w="2880"/>
          </w:tcPr>
          <w:p>
            <w:pPr>
              <w:rPr>
                <w:ins w:id="79" w:author="Scopus test procedure" w:date="2026-08-09T00:00:00Z"/>
              </w:rPr>
            </w:pPr>
            <w:ins w:id="80" w:author="Scopus test procedure" w:date="2026-08-09T00:00:00Z">
              <w:r>
                <w:t>a data session is established</w:t>
              </w:r>
            </w:ins>
          </w:p>
        </w:tc>
        <w:tc>
          <w:tcPr>
            <w:tcW w:type="dxa" w:w="2880"/>
          </w:tcPr>
          <w:p>
            <w:pPr>
              <w:rPr>
                <w:ins w:id="81" w:author="Scopus test procedure" w:date="2026-08-09T00:00:00Z"/>
              </w:rPr>
            </w:pPr>
            <w:ins w:id="82" w:author="Scopus test procedure" w:date="2026-08-09T00:00:00Z">
              <w:r>
                <w:t>the APN is wrong, or the SIM has no data service</w:t>
              </w:r>
            </w:ins>
          </w:p>
        </w:tc>
      </w:tr>
      <w:tr>
        <w:trPr>
          <w:ins w:id="83" w:author="Scopus test procedure" w:date="2026-08-09T00:00:00Z"/>
        </w:trPr>
        <w:tc>
          <w:tcPr>
            <w:tcW w:type="dxa" w:w="2880"/>
          </w:tcPr>
          <w:p>
            <w:pPr>
              <w:rPr>
                <w:ins w:id="84" w:author="Scopus test procedure" w:date="2026-08-09T00:00:00Z"/>
              </w:rPr>
            </w:pPr>
            <w:ins w:id="85" w:author="Scopus test procedure" w:date="2026-08-09T00:00:00Z">
              <w:r>
                <w:t>4th</w:t>
              </w:r>
            </w:ins>
          </w:p>
        </w:tc>
        <w:tc>
          <w:tcPr>
            <w:tcW w:type="dxa" w:w="2880"/>
          </w:tcPr>
          <w:p>
            <w:pPr>
              <w:rPr>
                <w:ins w:id="86" w:author="Scopus test procedure" w:date="2026-08-09T00:00:00Z"/>
              </w:rPr>
            </w:pPr>
            <w:ins w:id="87" w:author="Scopus test procedure" w:date="2026-08-09T00:00:00Z">
              <w:r>
                <w:t>the modem has a route out</w:t>
              </w:r>
            </w:ins>
          </w:p>
        </w:tc>
        <w:tc>
          <w:tcPr>
            <w:tcW w:type="dxa" w:w="2880"/>
          </w:tcPr>
          <w:p>
            <w:pPr>
              <w:rPr>
                <w:ins w:id="88" w:author="Scopus test procedure" w:date="2026-08-09T00:00:00Z"/>
              </w:rPr>
            </w:pPr>
            <w:ins w:id="89" w:author="Scopus test procedure" w:date="2026-08-09T00:00:00Z">
              <w:r>
                <w:t>the session came up but nothing can be sent — report this, it is a fault rather than a setup problem</w:t>
              </w:r>
            </w:ins>
          </w:p>
        </w:tc>
      </w:tr>
    </w:tbl>
    <w:p>
      <w:pPr>
        <w:ind w:left="432"/>
        <w:rPr>
          <w:ins w:id="90" w:author="Scopus test procedure" w:date="2026-08-09T00:00:00Z"/>
        </w:rPr>
      </w:pPr>
      <w:ins w:id="91" w:author="Scopus test procedure" w:date="2026-08-09T00:00:00Z">
        <w:r>
          <w:rPr>
            <w:i/>
            <w:color w:val="B00000"/>
            <w:sz w:val="18"/>
          </w:rPr>
          <w:t>All four must be 1. A modem can be registered on LTE and show a healthy signal while the 4th is 0, and in that state every notification fails and every status screen looks fine. That is why this step waits for the 4th and not for the signal.</w:t>
        </w:r>
      </w:ins>
    </w:p>
    <w:p>
      <w:pPr>
        <w:pStyle w:val="Heading2"/>
        <w:rPr>
          <w:ins w:id="92" w:author="Scopus test procedure" w:date="2026-08-09T00:00:00Z"/>
        </w:rPr>
      </w:pPr>
      <w:ins w:id="93" w:author="Scopus test procedure" w:date="2026-08-09T00:00:00Z">
        <w:r>
          <w:t>Step C2 — Watch the relay (Window A)</w:t>
        </w:r>
      </w:ins>
    </w:p>
    <w:p>
      <w:pPr>
        <w:rPr>
          <w:ins w:id="94" w:author="Scopus test procedure" w:date="2026-08-09T00:00:00Z"/>
        </w:rPr>
      </w:pPr>
      <w:ins w:id="95" w:author="Scopus test procedure" w:date="2026-08-09T00:00:00Z">
        <w:r>
          <w:t>This replaces Step 3. Leave it running for the rest of the test; it prints the same lines the local server printed, and saves into the same folder.</w:t>
        </w:r>
      </w:ins>
    </w:p>
    <w:p>
      <w:pPr>
        <w:spacing w:after="80"/>
        <w:ind w:left="432"/>
        <w:rPr>
          <w:ins w:id="96" w:author="Scopus test procedure" w:date="2026-08-09T00:00:00Z"/>
        </w:rPr>
      </w:pPr>
      <w:ins w:id="97" w:author="Scopus test procedure" w:date="2026-08-09T00:00:00Z">
        <w:r>
          <w:rPr>
            <w:rFonts w:ascii="Consolas" w:hAnsi="Consolas"/>
            <w:b/>
            <w:color w:val="1F3D7A"/>
            <w:sz w:val="18"/>
          </w:rPr>
          <w:t>cd ~/work/itpnovex/edgeai &amp;&amp; python3 scopus/relay_pull.py --relay http://165.22.181.245/scopus --key EQgIvDN1ZWx-432E7MpxUDoR --fresh</w:t>
        </w:r>
      </w:ins>
    </w:p>
    <w:p>
      <w:pPr>
        <w:spacing w:after="40"/>
        <w:rPr>
          <w:ins w:id="98" w:author="Scopus test procedure" w:date="2026-08-09T00:00:00Z"/>
        </w:rPr>
      </w:pPr>
      <w:ins w:id="99" w:author="Scopus test procedure" w:date="2026-08-09T00:00:00Z">
        <w:r>
          <w:rPr>
            <w:b/>
            <w:color w:val="1E6B2E"/>
            <w:sz w:val="20"/>
          </w:rPr>
          <w:t>Expected:</w:t>
        </w:r>
      </w:ins>
    </w:p>
    <w:p>
      <w:pPr>
        <w:spacing w:after="80"/>
        <w:ind w:left="432"/>
        <w:rPr>
          <w:ins w:id="100" w:author="Scopus test procedure" w:date="2026-08-09T00:00:00Z"/>
        </w:rPr>
      </w:pPr>
      <w:ins w:id="101" w:author="Scopus test procedure" w:date="2026-08-09T00:00:00Z">
        <w:r>
          <w:rPr>
            <w:rFonts w:ascii="Consolas" w:hAnsi="Consolas"/>
            <w:sz w:val="18"/>
          </w:rPr>
          <w:t>Scopus relay viewer</w:t>
          <w:br/>
          <w:t xml:space="preserve">  relay    http://165.22.181.245/scopus</w:t>
          <w:br/>
          <w:t xml:space="preserve">  receiving into /home/user/scopus-received</w:t>
          <w:br/>
          <w:t xml:space="preserve">  relay holds 0 notifications, 0 photos (seq 0)</w:t>
          <w:br/>
          <w:t xml:space="preserve">  watching from seq 0. Ctrl-C to stop.</w:t>
        </w:r>
      </w:ins>
    </w:p>
    <w:p>
      <w:pPr>
        <w:ind w:left="432"/>
        <w:rPr>
          <w:ins w:id="102" w:author="Scopus test procedure" w:date="2026-08-09T00:00:00Z"/>
        </w:rPr>
      </w:pPr>
      <w:ins w:id="103" w:author="Scopus test procedure" w:date="2026-08-09T00:00:00Z">
        <w:r>
          <w:rPr>
            <w:i/>
            <w:color w:val="444444"/>
            <w:sz w:val="18"/>
          </w:rPr>
          <w:t>If it says it cannot reach the relay, stop here and report that — nothing later in this section can pass.</w:t>
        </w:r>
      </w:ins>
    </w:p>
    <w:p>
      <w:pPr>
        <w:pStyle w:val="Heading2"/>
        <w:rPr>
          <w:ins w:id="104" w:author="Scopus test procedure" w:date="2026-08-09T00:00:00Z"/>
        </w:rPr>
      </w:pPr>
      <w:ins w:id="105" w:author="Scopus test procedure" w:date="2026-08-09T00:00:00Z">
        <w:r>
          <w:t>Step C3 — Run the test</w:t>
        </w:r>
      </w:ins>
    </w:p>
    <w:p>
      <w:pPr>
        <w:rPr>
          <w:ins w:id="106" w:author="Scopus test procedure" w:date="2026-08-09T00:00:00Z"/>
        </w:rPr>
      </w:pPr>
      <w:ins w:id="107" w:author="Scopus test procedure" w:date="2026-08-09T00:00:00Z">
        <w:r>
          <w:t>Steps 5 to 12 are unchanged. Run them exactly as written. Every event and every photo now travels over the mobile network and comes back to you through the relay, and the pass criteria in section 13 apply word for word.</w:t>
        </w:r>
      </w:ins>
    </w:p>
    <w:p>
      <w:pPr>
        <w:rPr>
          <w:ins w:id="108" w:author="Scopus test procedure" w:date="2026-08-09T00:00:00Z"/>
        </w:rPr>
      </w:pPr>
      <w:ins w:id="109" w:author="Scopus test procedure" w:date="2026-08-09T00:00:00Z">
        <w:r>
          <w:t>One difference worth knowing: over cellular an event takes a second or two longer to appear in Window A than it did over the cable. Anything beyond about ten seconds is worth reporting.</w:t>
        </w:r>
      </w:ins>
    </w:p>
    <w:p>
      <w:pPr>
        <w:pStyle w:val="Heading2"/>
        <w:rPr>
          <w:ins w:id="110" w:author="Scopus test procedure" w:date="2026-08-09T00:00:00Z"/>
        </w:rPr>
      </w:pPr>
      <w:ins w:id="111" w:author="Scopus test procedure" w:date="2026-08-09T00:00:00Z">
        <w:r>
          <w:t>Step C4 — Put it back on the cable</w:t>
        </w:r>
      </w:ins>
    </w:p>
    <w:p>
      <w:pPr>
        <w:rPr>
          <w:ins w:id="112" w:author="Scopus test procedure" w:date="2026-08-09T00:00:00Z"/>
        </w:rPr>
      </w:pPr>
      <w:ins w:id="113" w:author="Scopus test procedure" w:date="2026-08-09T00:00:00Z">
        <w:r>
          <w:t>To go back to the cable procedure, point the modem at this PC again and turn the cellular mode off:</w:t>
        </w:r>
      </w:ins>
    </w:p>
    <w:p>
      <w:pPr>
        <w:spacing w:after="80"/>
        <w:ind w:left="432"/>
        <w:rPr>
          <w:ins w:id="114" w:author="Scopus test procedure" w:date="2026-08-09T00:00:00Z"/>
        </w:rPr>
      </w:pPr>
      <w:ins w:id="115" w:author="Scopus test procedure" w:date="2026-08-09T00:00:00Z">
        <w:r>
          <w:rPr>
            <w:rFonts w:ascii="Consolas" w:hAnsi="Consolas"/>
            <w:b/>
            <w:color w:val="1F3D7A"/>
            <w:sz w:val="18"/>
          </w:rPr>
          <w:t>cd ~/work/itpnovex/edgeai &amp;&amp; python3 scopus/at.py --point-here</w:t>
        </w:r>
      </w:ins>
    </w:p>
    <w:p>
      <w:pPr>
        <w:spacing w:after="80"/>
        <w:ind w:left="432"/>
        <w:rPr>
          <w:ins w:id="116" w:author="Scopus test procedure" w:date="2026-08-09T00:00:00Z"/>
        </w:rPr>
      </w:pPr>
      <w:ins w:id="117" w:author="Scopus test procedure" w:date="2026-08-09T00:00:00Z">
        <w:r>
          <w:rPr>
            <w:rFonts w:ascii="Consolas" w:hAnsi="Consolas"/>
            <w:b/>
            <w:color w:val="1F3D7A"/>
            <w:sz w:val="18"/>
          </w:rPr>
          <w:t>cd ~/work/itpnovex/edgeai &amp;&amp; python3 scopus/at.py "AT+SDVRNET=0"</w:t>
        </w:r>
      </w:ins>
    </w:p>
    <w:p>
      <w:pPr>
        <w:ind w:left="432"/>
        <w:rPr>
          <w:ins w:id="118" w:author="Scopus test procedure" w:date="2026-08-09T00:00:00Z"/>
        </w:rPr>
      </w:pPr>
      <w:ins w:id="119" w:author="Scopus test procedure" w:date="2026-08-09T00:00:00Z">
        <w:r>
          <w:rPr>
            <w:i/>
            <w:color w:val="444444"/>
            <w:sz w:val="18"/>
          </w:rPr>
          <w:t>AT+SDVRNET=0 stops the modem maintaining the mobile connection; it does not cut a transfer that is in progress.</w:t>
        </w:r>
      </w:ins>
    </w:p>
    <w:p>
      <w:pPr>
        <w:pStyle w:val="Heading2"/>
        <w:rPr>
          <w:ins w:id="120" w:author="Scopus test procedure" w:date="2026-08-09T00:00:00Z"/>
        </w:rPr>
      </w:pPr>
      <w:ins w:id="121" w:author="Scopus test procedure" w:date="2026-08-09T00:00:00Z">
        <w:r>
          <w:t>If the cellular test fails</w:t>
        </w:r>
      </w:ins>
    </w:p>
    <w:tbl>
      <w:tblPr>
        <w:tblStyle w:val="LightGrid-Accent1"/>
        <w:tblW w:type="auto" w:w="0"/>
        <w:tblLook w:firstColumn="1" w:firstRow="1" w:lastColumn="0" w:lastRow="0" w:noHBand="0" w:noVBand="1" w:val="04A0"/>
      </w:tblPr>
      <w:tblGrid>
        <w:gridCol w:w="4320"/>
        <w:gridCol w:w="4320"/>
      </w:tblGrid>
      <w:tr>
        <w:trPr>
          <w:ins w:id="122" w:author="Scopus test procedure" w:date="2026-08-09T00:00:00Z"/>
        </w:trPr>
        <w:tc>
          <w:tcPr>
            <w:tcW w:type="dxa" w:w="4320"/>
          </w:tcPr>
          <w:p>
            <w:pPr>
              <w:rPr>
                <w:ins w:id="123" w:author="Scopus test procedure" w:date="2026-08-09T00:00:00Z"/>
              </w:rPr>
            </w:pPr>
            <w:ins w:id="124" w:author="Scopus test procedure" w:date="2026-08-09T00:00:00Z">
              <w:r>
                <w:t>What you see</w:t>
              </w:r>
            </w:ins>
          </w:p>
        </w:tc>
        <w:tc>
          <w:tcPr>
            <w:tcW w:type="dxa" w:w="4320"/>
          </w:tcPr>
          <w:p>
            <w:pPr>
              <w:rPr>
                <w:ins w:id="125" w:author="Scopus test procedure" w:date="2026-08-09T00:00:00Z"/>
              </w:rPr>
            </w:pPr>
            <w:ins w:id="126" w:author="Scopus test procedure" w:date="2026-08-09T00:00:00Z">
              <w:r>
                <w:t>What it means and what to do</w:t>
              </w:r>
            </w:ins>
          </w:p>
        </w:tc>
      </w:tr>
      <w:tr>
        <w:trPr>
          <w:ins w:id="127" w:author="Scopus test procedure" w:date="2026-08-09T00:00:00Z"/>
        </w:trPr>
        <w:tc>
          <w:tcPr>
            <w:tcW w:type="dxa" w:w="4320"/>
          </w:tcPr>
          <w:p>
            <w:pPr>
              <w:rPr>
                <w:ins w:id="128" w:author="Scopus test procedure" w:date="2026-08-09T00:00:00Z"/>
              </w:rPr>
            </w:pPr>
            <w:ins w:id="129" w:author="Scopus test procedure" w:date="2026-08-09T00:00:00Z">
              <w:r>
                <w:t>Step C1: 2nd number is 0 (not registered)</w:t>
              </w:r>
            </w:ins>
          </w:p>
        </w:tc>
        <w:tc>
          <w:tcPr>
            <w:tcW w:type="dxa" w:w="4320"/>
          </w:tcPr>
          <w:p>
            <w:pPr>
              <w:rPr>
                <w:ins w:id="130" w:author="Scopus test procedure" w:date="2026-08-09T00:00:00Z"/>
              </w:rPr>
            </w:pPr>
            <w:ins w:id="131" w:author="Scopus test procedure" w:date="2026-08-09T00:00:00Z">
              <w:r>
                <w:t>Either there is no coverage where the bench is, or the modem is reading the wrong SIM slot. Check the slot first — it costs one command:  cd ~/work/itpnovex/edgeai &amp;&amp; python3 scopus/at.py "AT!UIMS?"  . If it answers 0 and there is a SIM in the external holder, try cd ~/work/itpnovex/edgeai &amp;&amp; python3 scopus/at.py "AT!UIMS=1"  and run Step C1 again. This bench needed exactly that: the SIM was there the whole time and the modem was looking at the other slot.</w:t>
              </w:r>
            </w:ins>
          </w:p>
        </w:tc>
      </w:tr>
      <w:tr>
        <w:trPr>
          <w:ins w:id="132" w:author="Scopus test procedure" w:date="2026-08-09T00:00:00Z"/>
        </w:trPr>
        <w:tc>
          <w:tcPr>
            <w:tcW w:type="dxa" w:w="4320"/>
          </w:tcPr>
          <w:p>
            <w:pPr>
              <w:rPr>
                <w:ins w:id="133" w:author="Scopus test procedure" w:date="2026-08-09T00:00:00Z"/>
              </w:rPr>
            </w:pPr>
            <w:ins w:id="134" w:author="Scopus test procedure" w:date="2026-08-09T00:00:00Z">
              <w:r>
                <w:t>Step C1: 3rd number is 0 (no data session)</w:t>
              </w:r>
            </w:ins>
          </w:p>
        </w:tc>
        <w:tc>
          <w:tcPr>
            <w:tcW w:type="dxa" w:w="4320"/>
          </w:tcPr>
          <w:p>
            <w:pPr>
              <w:rPr>
                <w:ins w:id="135" w:author="Scopus test procedure" w:date="2026-08-09T00:00:00Z"/>
              </w:rPr>
            </w:pPr>
            <w:ins w:id="136" w:author="Scopus test procedure" w:date="2026-08-09T00:00:00Z">
              <w:r>
                <w:t>The APN is the first suspect — pass the right one with --apn. If several APNs all give the same result, the SIM's data service is the suspect, not the APN.</w:t>
              </w:r>
            </w:ins>
          </w:p>
        </w:tc>
      </w:tr>
      <w:tr>
        <w:trPr>
          <w:ins w:id="137" w:author="Scopus test procedure" w:date="2026-08-09T00:00:00Z"/>
        </w:trPr>
        <w:tc>
          <w:tcPr>
            <w:tcW w:type="dxa" w:w="4320"/>
          </w:tcPr>
          <w:p>
            <w:pPr>
              <w:rPr>
                <w:ins w:id="138" w:author="Scopus test procedure" w:date="2026-08-09T00:00:00Z"/>
              </w:rPr>
            </w:pPr>
            <w:ins w:id="139" w:author="Scopus test procedure" w:date="2026-08-09T00:00:00Z">
              <w:r>
                <w:t>Step C1 passes, but nothing ever arrives in Window A</w:t>
              </w:r>
            </w:ins>
          </w:p>
        </w:tc>
        <w:tc>
          <w:tcPr>
            <w:tcW w:type="dxa" w:w="4320"/>
          </w:tcPr>
          <w:p>
            <w:pPr>
              <w:rPr>
                <w:ins w:id="140" w:author="Scopus test procedure" w:date="2026-08-09T00:00:00Z"/>
              </w:rPr>
            </w:pPr>
            <w:ins w:id="141" w:author="Scopus test procedure" w:date="2026-08-09T00:00:00Z">
              <w:r>
                <w:t>The modem has a route and is sending; the packets are being dropped somewhere between it and the relay. Report it with the output of  cd ~/work/itpnovex/edgeai &amp;&amp; python3 scopus/at.py "AT+SDVRNET?"  attached. Two known causes: a SIM whose data service is not actually active (it registers, gets an address, and carries nothing), and the relay's UDP port being closed by the server's firewall.</w:t>
              </w:r>
            </w:ins>
          </w:p>
        </w:tc>
      </w:tr>
      <w:tr>
        <w:trPr>
          <w:ins w:id="142" w:author="Scopus test procedure" w:date="2026-08-09T00:00:00Z"/>
        </w:trPr>
        <w:tc>
          <w:tcPr>
            <w:tcW w:type="dxa" w:w="4320"/>
          </w:tcPr>
          <w:p>
            <w:pPr>
              <w:rPr>
                <w:ins w:id="143" w:author="Scopus test procedure" w:date="2026-08-09T00:00:00Z"/>
              </w:rPr>
            </w:pPr>
            <w:ins w:id="144" w:author="Scopus test procedure" w:date="2026-08-09T00:00:00Z">
              <w:r>
                <w:t>Photos arrive but events do not</w:t>
              </w:r>
            </w:ins>
          </w:p>
        </w:tc>
        <w:tc>
          <w:tcPr>
            <w:tcW w:type="dxa" w:w="4320"/>
          </w:tcPr>
          <w:p>
            <w:pPr>
              <w:rPr>
                <w:ins w:id="145" w:author="Scopus test procedure" w:date="2026-08-09T00:00:00Z"/>
              </w:rPr>
            </w:pPr>
            <w:ins w:id="146" w:author="Scopus test procedure" w:date="2026-08-09T00:00:00Z">
              <w:r>
                <w:t>These use different ports and different protocols — photos go over TCP 80, events over UDP 39999. Photos arriving proves the mobile connection works, so the difference is the UDP port. Report it; it is a firewall rule on the server, not anything on the bench.</w:t>
              </w:r>
            </w:ins>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