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left"/>
        <w:rPr/>
      </w:pPr>
      <w:del w:id="1002" w:author="Ilan Ganor" w:date="2026-04-29T10:00:00Z">
        <w:r>
          <w:rPr>
            <w:rFonts w:eastAsia="Arial" w:cs="Arial"/>
            <w:b/>
            <w:bCs/>
            <w:color w:val="1F4E79"/>
            <w:sz w:val="40"/>
            <w:szCs w:val="40"/>
          </w:rPr>
          <w:delText xml:space="preserve">N6Cam People-Counter Firmware</w:delText>
        </w:r>
      </w:del>
      <w:ins w:id="1003" w:author="Ilan Ganor" w:date="2026-04-29T10:00:00Z">
        <w:r>
          <w:rPr>
            <w:rFonts w:eastAsia="Arial" w:cs="Arial"/>
            <w:b/>
            <w:bCs/>
            <w:color w:val="1F4E79"/>
            <w:sz w:val="40"/>
            <w:szCs w:val="40"/>
          </w:rPr>
          <w:t xml:space="preserve">N6Cam + Yellow MangOH Phase 1 Firmware</w:t>
        </w:r>
      </w:ins>
    </w:p>
    <w:p>
      <w:pPr>
        <w:pStyle w:val="Normal"/>
        <w:spacing w:before="0" w:after="240"/>
        <w:rPr/>
      </w:pPr>
      <w:r>
        <w:rPr>
          <w:rFonts w:eastAsia="Arial" w:cs="Arial"/>
          <w:color w:val="595959"/>
          <w:sz w:val="28"/>
          <w:szCs w:val="28"/>
        </w:rPr>
        <w:t>Milestone Plan &amp; Cost Proposal</w:t>
      </w:r>
    </w:p>
    <w:tbl>
      <w:tblPr>
        <w:tblW w:w="9360" w:type="dxa"/>
        <w:jc w:val="left"/>
        <w:tblInd w:w="0" w:type="dxa"/>
        <w:tblLayout w:type="fixed"/>
        <w:tblCellMar>
          <w:top w:w="100" w:type="dxa"/>
          <w:left w:w="140" w:type="dxa"/>
          <w:bottom w:w="100" w:type="dxa"/>
          <w:right w:w="140" w:type="dxa"/>
        </w:tblCellMar>
      </w:tblPr>
      <w:tblGrid>
        <w:gridCol w:w="2799"/>
        <w:gridCol w:w="6560"/>
      </w:tblGrid>
      <w:tr>
        <w:trPr/>
        <w:tc>
          <w:tcPr>
            <w:tcW w:w="2799"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Project</w:t>
            </w:r>
          </w:p>
        </w:tc>
        <w:tc>
          <w:tcPr>
            <w:tcW w:w="6560" w:type="dxa"/>
            <w:tcBorders>
              <w:top w:val="single" w:sz="4" w:space="0" w:color="BFBFBF"/>
              <w:left w:val="single" w:sz="4" w:space="0" w:color="BFBFBF"/>
              <w:bottom w:val="single" w:sz="4" w:space="0" w:color="BFBFBF"/>
              <w:right w:val="single" w:sz="4" w:space="0" w:color="BFBFBF"/>
            </w:tcBorders>
          </w:tcPr>
          <w:p>
            <w:pPr>
              <w:pStyle w:val="Normal"/>
              <w:jc w:val="left"/>
              <w:rPr/>
            </w:pPr>
            <w:del w:id="1000" w:author="Ilan Ganor" w:date="2026-04-29T10:00:00Z">
              <w:r>
                <w:rPr/>
                <w:delText xml:space="preserve">N6Cam People-Counter Firmware</w:delText>
              </w:r>
            </w:del>
            <w:ins w:id="1001" w:author="Ilan Ganor" w:date="2026-04-29T10:00:00Z">
              <w:r>
                <w:rPr/>
                <w:t xml:space="preserve">N6Cam + Yellow MangOH Phase 1 Firmware</w:t>
              </w:r>
            </w:ins>
          </w:p>
        </w:tc>
      </w:tr>
      <w:tr>
        <w:trPr/>
        <w:tc>
          <w:tcPr>
            <w:tcW w:w="279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Vendor</w:t>
            </w:r>
          </w:p>
        </w:tc>
        <w:tc>
          <w:tcPr>
            <w:tcW w:w="656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t>Kamacode Ltd.</w:t>
            </w:r>
          </w:p>
        </w:tc>
      </w:tr>
      <w:tr>
        <w:trPr/>
        <w:tc>
          <w:tcPr>
            <w:tcW w:w="2799"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Client</w:t>
            </w:r>
          </w:p>
        </w:tc>
        <w:tc>
          <w:tcPr>
            <w:tcW w:w="6560" w:type="dxa"/>
            <w:tcBorders>
              <w:top w:val="single" w:sz="4" w:space="0" w:color="BFBFBF"/>
              <w:left w:val="single" w:sz="4" w:space="0" w:color="BFBFBF"/>
              <w:bottom w:val="single" w:sz="4" w:space="0" w:color="BFBFBF"/>
              <w:right w:val="single" w:sz="4" w:space="0" w:color="BFBFBF"/>
            </w:tcBorders>
          </w:tcPr>
          <w:p>
            <w:pPr>
              <w:pStyle w:val="Normal"/>
              <w:jc w:val="left"/>
              <w:rPr/>
            </w:pPr>
            <w:r>
              <w:rPr/>
              <w:t>ITP / Novex</w:t>
            </w:r>
          </w:p>
        </w:tc>
      </w:tr>
      <w:tr>
        <w:trPr/>
        <w:tc>
          <w:tcPr>
            <w:tcW w:w="279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Reference SOW</w:t>
            </w:r>
          </w:p>
        </w:tc>
        <w:tc>
          <w:tcPr>
            <w:tcW w:w="656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del w:id="1004" w:author="Ilan Ganor" w:date="2026-04-29T10:00:00Z">
              <w:r>
                <w:rPr/>
                <w:delText xml:space="preserve">SOW — N6Cam People-Counter Firmware (2026-04-24)</w:delText>
              </w:r>
            </w:del>
            <w:ins w:id="1005" w:author="Ilan Ganor" w:date="2026-04-29T10:00:00Z">
              <w:r>
                <w:rPr/>
                <w:t xml:space="preserve">Client requirements: ITP/Novex "Phase 1 development tasks" doc (2026-04-28); SOW — N6Cam People-Counter Firmware (2026-04-24)</w:t>
              </w:r>
            </w:ins>
          </w:p>
        </w:tc>
      </w:tr>
      <w:tr>
        <w:trPr/>
        <w:tc>
          <w:tcPr>
            <w:tcW w:w="2799"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Document</w:t>
            </w:r>
          </w:p>
        </w:tc>
        <w:tc>
          <w:tcPr>
            <w:tcW w:w="6560" w:type="dxa"/>
            <w:tcBorders>
              <w:top w:val="single" w:sz="4" w:space="0" w:color="BFBFBF"/>
              <w:left w:val="single" w:sz="4" w:space="0" w:color="BFBFBF"/>
              <w:bottom w:val="single" w:sz="4" w:space="0" w:color="BFBFBF"/>
              <w:right w:val="single" w:sz="4" w:space="0" w:color="BFBFBF"/>
            </w:tcBorders>
          </w:tcPr>
          <w:p>
            <w:pPr>
              <w:pStyle w:val="Normal"/>
              <w:jc w:val="left"/>
              <w:rPr/>
            </w:pPr>
            <w:r>
              <w:rPr/>
              <w:t>Milestone Plan &amp; Cost Proposal</w:t>
            </w:r>
          </w:p>
        </w:tc>
      </w:tr>
      <w:tr>
        <w:trPr/>
        <w:tc>
          <w:tcPr>
            <w:tcW w:w="279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Date</w:t>
            </w:r>
          </w:p>
        </w:tc>
        <w:tc>
          <w:tcPr>
            <w:tcW w:w="656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del w:id="1006" w:author="Ilan Ganor" w:date="2026-04-29T10:00:00Z">
              <w:r>
                <w:rPr/>
                <w:delText xml:space="preserve">2026-04-26</w:delText>
              </w:r>
            </w:del>
            <w:ins w:id="1007" w:author="Ilan Ganor" w:date="2026-04-29T10:00:00Z">
              <w:r>
                <w:rPr/>
                <w:t xml:space="preserve">2026-04-29</w:t>
              </w:r>
            </w:ins>
          </w:p>
        </w:tc>
      </w:tr>
      <w:tr>
        <w:trPr/>
        <w:tc>
          <w:tcPr>
            <w:tcW w:w="2799"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Prepared by</w:t>
            </w:r>
          </w:p>
        </w:tc>
        <w:tc>
          <w:tcPr>
            <w:tcW w:w="6560" w:type="dxa"/>
            <w:tcBorders>
              <w:top w:val="single" w:sz="4" w:space="0" w:color="BFBFBF"/>
              <w:left w:val="single" w:sz="4" w:space="0" w:color="BFBFBF"/>
              <w:bottom w:val="single" w:sz="4" w:space="0" w:color="BFBFBF"/>
              <w:right w:val="single" w:sz="4" w:space="0" w:color="BFBFBF"/>
            </w:tcBorders>
          </w:tcPr>
          <w:p>
            <w:pPr>
              <w:pStyle w:val="Normal"/>
              <w:jc w:val="left"/>
              <w:rPr/>
            </w:pPr>
            <w:r>
              <w:rPr/>
              <w:t>Ilan Ganor</w:t>
            </w:r>
          </w:p>
        </w:tc>
      </w:tr>
      <w:tr>
        <w:trPr/>
        <w:tc>
          <w:tcPr>
            <w:tcW w:w="279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Status</w:t>
            </w:r>
          </w:p>
        </w:tc>
        <w:tc>
          <w:tcPr>
            <w:tcW w:w="656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t>Draft for client approval</w:t>
            </w:r>
          </w:p>
        </w:tc>
      </w:tr>
    </w:tbl>
    <w:p>
      <w:pPr>
        <w:pStyle w:val="Heading1"/>
        <w:rPr/>
      </w:pPr>
      <w:r>
        <w:rPr/>
        <w:t>1. Overview</w:t>
      </w:r>
    </w:p>
    <w:p>
      <w:pPr>
        <w:pStyle w:val="Normal"/>
        <w:spacing w:before="60" w:after="60"/>
        <w:rPr/>
      </w:pPr>
      <w:del w:id="1008" w:author="Ilan Ganor" w:date="2026-04-29T10:00:00Z">
        <w:r>
          <w:rPr/>
          <w:delText xml:space="preserve">This proposal covers the design, implementation, and delivery of custom application firmware for the SIANA N6Cam Edge AI Sensing Kit, per the SOW dated 2026-04-24. Scope is firmware only; mechanical, optical, and power design are out of scope, as is the SIANA hardware quote.</w:delText>
        </w:r>
      </w:del>
      <w:ins w:id="1009" w:author="Ilan Ganor" w:date="2026-04-29T10:00:00Z">
        <w:r>
          <w:rPr/>
          <w:t xml:space="preserve">This proposal covers the design, implementation, and delivery of custom application firmware for the SIANA N6Cam Edge AI Sensing Kit and the Sierra Wireless Yellow MangOH development kit (with WP7607 cellular modem), per the ITP/Novex "Phase 1 development tasks" document dated 2026-04-28 and the SOW dated 2026-04-24. Scope is firmware only; mechanical, optical, and power design are out of scope, as are the SIANA, Sierra Wireless, and SD-card hardware quotes.</w:t>
        </w:r>
      </w:ins>
    </w:p>
    <w:p>
      <w:pPr>
        <w:pStyle w:val="Normal"/>
        <w:spacing w:before="60" w:after="60"/>
        <w:rPr/>
      </w:pPr>
      <w:r>
        <w:rPr/>
        <w:t>The work is structured into five sequential milestones. Each milestone produces a self-contained, independently acceptable deliverable. Payment is triggered on acceptance of each milestone's deliverables.</w:t>
      </w:r>
    </w:p>
    <w:p>
      <w:pPr>
        <w:pStyle w:val="Heading1"/>
        <w:rPr/>
      </w:pPr>
      <w:r>
        <w:rPr/>
        <w:t>2. Scope Summary</w:t>
      </w:r>
    </w:p>
    <w:p>
      <w:pPr>
        <w:pStyle w:val="ListParagraph"/>
        <w:numPr>
          <w:ilvl w:val="0"/>
          <w:numId w:val="3"/>
        </w:numPr>
        <w:spacing w:before="40" w:after="40"/>
        <w:rPr/>
      </w:pPr>
      <w:del w:id="1010" w:author="Ilan Ganor" w:date="2026-04-29T10:00:00Z">
        <w:r>
          <w:rPr/>
          <w:delText xml:space="preserve">FR-1 — People detection and count tracking with configurable debounce and inference rate.</w:delText>
        </w:r>
      </w:del>
      <w:ins w:id="1011" w:author="Ilan Ganor" w:date="2026-04-29T10:00:00Z">
        <w:r>
          <w:rPr/>
          <w:t xml:space="preserve">FR-1 — People AND vehicle detection and counting on the N6Cam, with configurable debounce and inference rate.</w:t>
        </w:r>
      </w:ins>
    </w:p>
    <w:p>
      <w:pPr>
        <w:pStyle w:val="ListParagraph"/>
        <w:numPr>
          <w:ilvl w:val="0"/>
          <w:numId w:val="1"/>
        </w:numPr>
        <w:spacing w:before="40" w:after="40"/>
        <w:rPr/>
      </w:pPr>
      <w:del w:id="1012" w:author="Ilan Ganor" w:date="2026-04-29T10:00:00Z">
        <w:r>
          <w:rPr/>
          <w:delText xml:space="preserve">FR-2 — Image capture on every debounced count-change event.</w:delText>
        </w:r>
      </w:del>
      <w:ins w:id="1013" w:author="Ilan Ganor" w:date="2026-04-29T10:00:00Z">
        <w:r>
          <w:rPr/>
          <w:t xml:space="preserve">FR-2 — JPEG capture on every newly detected person or vehicle, with the HAL_JPEG_ConfigEncoding parameter set adjustable at runtime.</w:t>
        </w:r>
      </w:ins>
    </w:p>
    <w:p>
      <w:pPr>
        <w:pStyle w:val="ListParagraph"/>
        <w:numPr>
          <w:ilvl w:val="0"/>
          <w:numId w:val="1"/>
        </w:numPr>
        <w:spacing w:before="40" w:after="40"/>
        <w:rPr/>
      </w:pPr>
      <w:del w:id="1014" w:author="Ilan Ganor" w:date="2026-04-29T10:00:00Z">
        <w:r>
          <w:rPr/>
          <w:delText xml:space="preserve">FR-3 — Event logging to SD card (timestamped images plus append-only event log).</w:delText>
        </w:r>
      </w:del>
      <w:ins w:id="1015" w:author="Ilan Ganor" w:date="2026-04-29T10:00:00Z">
        <w:r>
          <w:rPr/>
          <w:t xml:space="preserve">FR-3 — SD-card storage on a SunDisk Class 4 (C4) card with FAT32 (on-device format + mount); per-event JPEG written to SD and an append-only event log, then released from RAM.</w:t>
        </w:r>
      </w:ins>
    </w:p>
    <w:p>
      <w:pPr>
        <w:pStyle w:val="ListParagraph"/>
        <w:numPr>
          <w:ilvl w:val="0"/>
          <w:numId w:val="1"/>
        </w:numPr>
        <w:spacing w:before="40" w:after="40"/>
        <w:rPr/>
      </w:pPr>
      <w:del w:id="1016" w:author="Ilan Ganor" w:date="2026-04-29T10:00:00Z">
        <w:r>
          <w:rPr/>
          <w:delText xml:space="preserve">FR-4 — Event-out GPIO pulse on every logged event.</w:delText>
        </w:r>
      </w:del>
      <w:ins w:id="1017" w:author="Ilan Ganor" w:date="2026-04-29T10:00:00Z">
        <w:r>
          <w:rPr/>
          <w:t xml:space="preserve">FR-4 — External UART links: host UART tunnelled over USB and a dev-kit-to-dev-kit UART to the Yellow MangOH on J503 pins 7/9/11/13 (3.3V); per-event alert and JPEG transmitted to the MangOH over UART.</w:t>
        </w:r>
      </w:ins>
    </w:p>
    <w:p>
      <w:pPr>
        <w:pStyle w:val="ListParagraph"/>
        <w:numPr>
          <w:ilvl w:val="0"/>
          <w:numId w:val="1"/>
        </w:numPr>
        <w:spacing w:before="40" w:after="40"/>
        <w:rPr/>
      </w:pPr>
      <w:del w:id="1018" w:author="Ilan Ganor" w:date="2026-04-29T10:00:00Z">
        <w:r>
          <w:rPr/>
          <w:delText xml:space="preserve">FR-5 — SD-card interlock input with RAM-buffered events, clean unmount/remount, and overflow accounting.</w:delText>
        </w:r>
      </w:del>
      <w:ins w:id="1019" w:author="Ilan Ganor" w:date="2026-04-29T10:00:00Z">
        <w:r>
          <w:rPr/>
          <w:t xml:space="preserve">FR-5 — USB control plane on the N6Cam: RTC time-set from host, IR-LED on/off, and motion-sensor enable/disable command set.</w:t>
        </w:r>
      </w:ins>
    </w:p>
    <w:p>
      <w:pPr>
        <w:pStyle w:val="ListParagraph"/>
        <w:numPr>
          <w:ilvl w:val="0"/>
          <w:numId w:val="1"/>
        </w:numPr>
        <w:spacing w:before="40" w:after="40"/>
        <w:rPr/>
      </w:pPr>
      <w:del w:id="1020" w:author="Ilan Ganor" w:date="2026-04-29T10:00:00Z">
        <w:r>
          <w:rPr/>
          <w:delText xml:space="preserve">FR-6 — Firmware update over UART with bootloader, integrity check, and A/B or golden-image fallback.</w:delText>
        </w:r>
      </w:del>
      <w:ins w:id="1021" w:author="Ilan Ganor" w:date="2026-04-29T10:00:00Z">
        <w:r>
          <w:rPr/>
          <w:t xml:space="preserve">FR-6 — Yellow MangOH integration: UART listener for alerts and JPEGs from the N6Cam, UART link-speed characterisation, and forwarding of events to the control-centre server over the WP7607 modem.</w:t>
        </w:r>
      </w:ins>
    </w:p>
    <w:p>
      <w:pPr>
        <w:pStyle w:val="ListParagraph"/>
        <w:numPr>
          <w:ilvl w:val="0"/>
          <w:numId w:val="1"/>
        </w:numPr>
        <w:spacing w:before="40" w:after="40"/>
        <w:rPr/>
      </w:pPr>
      <w:r>
        <w:rPr/>
        <w:t>Acceptance: bench-executable test procedure including a ≥ 24 h soak.</w:t>
      </w:r>
    </w:p>
    <w:p>
      <w:pPr>
        <w:pStyle w:val="Heading1"/>
        <w:rPr/>
      </w:pPr>
      <w:r>
        <w:rPr/>
        <w:t>3. Milestones, Effort &amp; Cost</w:t>
      </w:r>
    </w:p>
    <w:p>
      <w:pPr>
        <w:pStyle w:val="Normal"/>
        <w:spacing w:before="60" w:after="60"/>
        <w:rPr/>
      </w:pPr>
      <w:del w:id="1022" w:author="Ilan Ganor" w:date="2026-04-29T10:00:00Z">
        <w:r>
          <w:rPr/>
          <w:delText xml:space="preserve">All effort estimates assume the open questions in SOW §5 are resolved during M1. Material changes to those answers (for example, a custom detection model in place of the stock SIANA model, or signed-image update with on-device key provisioning) will be handled as a written change request before affecting downstream milestones.</w:delText>
        </w:r>
      </w:del>
      <w:ins w:id="1023" w:author="Ilan Ganor" w:date="2026-04-29T10:00:00Z">
        <w:r>
          <w:rPr/>
          <w:t xml:space="preserve">All effort estimates assume the open items in the client requirements doc (alert/image UART protocol, modem-to-server protocol, JPEG parameter defaults) and in SOW §5 are resolved during M1. Material changes (for example, a custom vehicle-detection model in place of the stock SIANA model, or a non-trivial server protocol stack) will be handled as a written change request before affecting downstream milestones.</w:t>
        </w:r>
      </w:ins>
    </w:p>
    <w:tbl>
      <w:tblPr>
        <w:tblW w:w="9360" w:type="dxa"/>
        <w:jc w:val="left"/>
        <w:tblInd w:w="0" w:type="dxa"/>
        <w:tblLayout w:type="fixed"/>
        <w:tblCellMar>
          <w:top w:w="100" w:type="dxa"/>
          <w:left w:w="140" w:type="dxa"/>
          <w:bottom w:w="100" w:type="dxa"/>
          <w:right w:w="140" w:type="dxa"/>
        </w:tblCellMar>
      </w:tblPr>
      <w:tblGrid>
        <w:gridCol w:w="599"/>
        <w:gridCol w:w="2200"/>
        <w:gridCol w:w="4950"/>
        <w:gridCol w:w="1611"/>
      </w:tblGrid>
      <w:tr>
        <w:trPr>
          <w:tblHeader w:val="true"/>
        </w:trPr>
        <w:tc>
          <w:tcPr>
            <w:tcW w:w="599" w:type="dxa"/>
            <w:tcBorders>
              <w:top w:val="single" w:sz="4" w:space="0" w:color="BFBFBF"/>
              <w:left w:val="single" w:sz="4" w:space="0" w:color="BFBFBF"/>
              <w:bottom w:val="single" w:sz="4" w:space="0" w:color="BFBFBF"/>
              <w:right w:val="single" w:sz="4" w:space="0" w:color="BFBFBF"/>
            </w:tcBorders>
            <w:shd w:fill="1F4E79" w:val="clear"/>
          </w:tcPr>
          <w:p>
            <w:pPr>
              <w:pStyle w:val="Normal"/>
              <w:jc w:val="center"/>
              <w:rPr/>
            </w:pPr>
            <w:r>
              <w:rPr>
                <w:b/>
                <w:bCs/>
                <w:color w:val="FFFFFF"/>
              </w:rPr>
              <w:t>#</w:t>
            </w:r>
          </w:p>
        </w:tc>
        <w:tc>
          <w:tcPr>
            <w:tcW w:w="2200" w:type="dxa"/>
            <w:tcBorders>
              <w:top w:val="single" w:sz="4" w:space="0" w:color="BFBFBF"/>
              <w:left w:val="single" w:sz="4" w:space="0" w:color="BFBFBF"/>
              <w:bottom w:val="single" w:sz="4" w:space="0" w:color="BFBFBF"/>
              <w:right w:val="single" w:sz="4" w:space="0" w:color="BFBFBF"/>
            </w:tcBorders>
            <w:shd w:fill="1F4E79" w:val="clear"/>
          </w:tcPr>
          <w:p>
            <w:pPr>
              <w:pStyle w:val="Normal"/>
              <w:jc w:val="left"/>
              <w:rPr/>
            </w:pPr>
            <w:r>
              <w:rPr>
                <w:b/>
                <w:bCs/>
                <w:color w:val="FFFFFF"/>
              </w:rPr>
              <w:t>Milestone</w:t>
            </w:r>
          </w:p>
        </w:tc>
        <w:tc>
          <w:tcPr>
            <w:tcW w:w="4950" w:type="dxa"/>
            <w:tcBorders>
              <w:top w:val="single" w:sz="4" w:space="0" w:color="BFBFBF"/>
              <w:left w:val="single" w:sz="4" w:space="0" w:color="BFBFBF"/>
              <w:bottom w:val="single" w:sz="4" w:space="0" w:color="BFBFBF"/>
              <w:right w:val="single" w:sz="4" w:space="0" w:color="BFBFBF"/>
            </w:tcBorders>
            <w:shd w:fill="1F4E79" w:val="clear"/>
          </w:tcPr>
          <w:p>
            <w:pPr>
              <w:pStyle w:val="Normal"/>
              <w:jc w:val="left"/>
              <w:rPr/>
            </w:pPr>
            <w:r>
              <w:rPr>
                <w:b/>
                <w:bCs/>
                <w:color w:val="FFFFFF"/>
              </w:rPr>
              <w:t>Scope &amp; Deliverables</w:t>
            </w:r>
          </w:p>
        </w:tc>
        <w:tc>
          <w:tcPr>
            <w:tcW w:w="1611" w:type="dxa"/>
            <w:tcBorders>
              <w:top w:val="single" w:sz="4" w:space="0" w:color="BFBFBF"/>
              <w:left w:val="single" w:sz="4" w:space="0" w:color="BFBFBF"/>
              <w:bottom w:val="single" w:sz="4" w:space="0" w:color="BFBFBF"/>
              <w:right w:val="single" w:sz="4" w:space="0" w:color="BFBFBF"/>
            </w:tcBorders>
            <w:shd w:fill="1F4E79" w:val="clear"/>
          </w:tcPr>
          <w:p>
            <w:pPr>
              <w:pStyle w:val="Normal"/>
              <w:jc w:val="right"/>
              <w:rPr/>
            </w:pPr>
            <w:r>
              <w:rPr>
                <w:b/>
                <w:bCs/>
                <w:color w:val="FFFFFF"/>
              </w:rPr>
              <w:t>Payment %</w:t>
            </w:r>
          </w:p>
        </w:tc>
      </w:tr>
      <w:tr>
        <w:trPr/>
        <w:tc>
          <w:tcPr>
            <w:tcW w:w="599" w:type="dxa"/>
            <w:tcBorders>
              <w:top w:val="single" w:sz="4" w:space="0" w:color="BFBFBF"/>
              <w:left w:val="single" w:sz="4" w:space="0" w:color="BFBFBF"/>
              <w:bottom w:val="single" w:sz="4" w:space="0" w:color="BFBFBF"/>
              <w:right w:val="single" w:sz="4" w:space="0" w:color="BFBFBF"/>
            </w:tcBorders>
          </w:tcPr>
          <w:p>
            <w:pPr>
              <w:pStyle w:val="Normal"/>
              <w:jc w:val="center"/>
              <w:rPr/>
            </w:pPr>
            <w:r>
              <w:rPr>
                <w:b/>
                <w:bCs/>
              </w:rPr>
              <w:t>M1</w:t>
            </w:r>
          </w:p>
        </w:tc>
        <w:tc>
          <w:tcPr>
            <w:tcW w:w="2200" w:type="dxa"/>
            <w:tcBorders>
              <w:top w:val="single" w:sz="4" w:space="0" w:color="BFBFBF"/>
              <w:left w:val="single" w:sz="4" w:space="0" w:color="BFBFBF"/>
              <w:bottom w:val="single" w:sz="4" w:space="0" w:color="BFBFBF"/>
              <w:right w:val="single" w:sz="4" w:space="0" w:color="BFBFBF"/>
            </w:tcBorders>
          </w:tcPr>
          <w:p>
            <w:pPr>
              <w:pStyle w:val="Normal"/>
              <w:jc w:val="left"/>
              <w:rPr/>
            </w:pPr>
            <w:r>
              <w:rPr>
                <w:b/>
                <w:bCs/>
              </w:rPr>
              <w:t>Kickoff &amp; Design Review</w:t>
            </w:r>
          </w:p>
        </w:tc>
        <w:tc>
          <w:tcPr>
            <w:tcW w:w="4950" w:type="dxa"/>
            <w:tcBorders>
              <w:top w:val="single" w:sz="4" w:space="0" w:color="BFBFBF"/>
              <w:left w:val="single" w:sz="4" w:space="0" w:color="BFBFBF"/>
              <w:bottom w:val="single" w:sz="4" w:space="0" w:color="BFBFBF"/>
              <w:right w:val="single" w:sz="4" w:space="0" w:color="BFBFBF"/>
            </w:tcBorders>
          </w:tcPr>
          <w:p>
            <w:pPr>
              <w:pStyle w:val="Normal"/>
              <w:jc w:val="left"/>
              <w:rPr/>
            </w:pPr>
            <w:del w:id="1024" w:author="Ilan Ganor" w:date="2026-04-29T10:00:00Z">
              <w:r>
                <w:rPr/>
                <w:delText xml:space="preserve">Resolve all open questions in §5 of the SOW (detection model, image pipeline, GPIO assignments, SD filesystem behavior, RAM budget, UART arbitration, update security, time source, power loss). Deliver: architecture &amp; design document, GPIO/electrical pinout, event-log file format, SD directory layout, UART update protocol spec. Signed-off design baseline before implementation starts.</w:delText>
              </w:r>
            </w:del>
            <w:ins w:id="1025" w:author="Ilan Ganor" w:date="2026-04-29T10:00:00Z">
              <w:r>
                <w:rPr/>
                <w:t xml:space="preserve">Joint design review covering both dev kits (N6Cam + Yellow MangOH/WP7607). Resolve: people and vehicle detection model selection, JPEG/HAL_JPEG_ConfigEncoding default set, N6Cam↔MangOH UART protocol for alerts and JPEG framing (TBD in client doc), MangOH↔control-centre server protocol (TBD), J503 pinout (pins 7/9/11/13, 3.3V) and host-USB UART arbitration, SD card directory + event-log format on FAT32, RTC time-source-over-USB scheme, IR-LED and motion-sensor command set. Deliver: architecture &amp; design document, electrical/pin map, protocol specs, signed-off design baseline before implementation starts.</w:t>
              </w:r>
            </w:ins>
          </w:p>
        </w:tc>
        <w:tc>
          <w:tcPr>
            <w:tcW w:w="1611" w:type="dxa"/>
            <w:tcBorders>
              <w:top w:val="single" w:sz="4" w:space="0" w:color="BFBFBF"/>
              <w:left w:val="single" w:sz="4" w:space="0" w:color="BFBFBF"/>
              <w:bottom w:val="single" w:sz="4" w:space="0" w:color="BFBFBF"/>
              <w:right w:val="single" w:sz="4" w:space="0" w:color="BFBFBF"/>
            </w:tcBorders>
          </w:tcPr>
          <w:p>
            <w:pPr>
              <w:pStyle w:val="Normal"/>
              <w:jc w:val="right"/>
              <w:rPr/>
            </w:pPr>
            <w:r>
              <w:rPr/>
              <w:t>20</w:t>
            </w:r>
            <w:r>
              <w:rPr/>
              <w:t xml:space="preserve"> %</w:t>
            </w:r>
          </w:p>
        </w:tc>
      </w:tr>
      <w:tr>
        <w:trPr/>
        <w:tc>
          <w:tcPr>
            <w:tcW w:w="599" w:type="dxa"/>
            <w:tcBorders>
              <w:top w:val="single" w:sz="4" w:space="0" w:color="BFBFBF"/>
              <w:left w:val="single" w:sz="4" w:space="0" w:color="BFBFBF"/>
              <w:bottom w:val="single" w:sz="4" w:space="0" w:color="BFBFBF"/>
              <w:right w:val="single" w:sz="4" w:space="0" w:color="BFBFBF"/>
            </w:tcBorders>
            <w:shd w:fill="F2F2F2" w:val="clear"/>
          </w:tcPr>
          <w:p>
            <w:pPr>
              <w:pStyle w:val="Normal"/>
              <w:jc w:val="center"/>
              <w:rPr/>
            </w:pPr>
            <w:r>
              <w:rPr>
                <w:b/>
                <w:bCs/>
              </w:rPr>
              <w:t>M2</w:t>
            </w:r>
          </w:p>
        </w:tc>
        <w:tc>
          <w:tcPr>
            <w:tcW w:w="220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del w:id="1026" w:author="Ilan Ganor" w:date="2026-04-29T10:00:00Z">
              <w:r>
                <w:rPr>
                  <w:b/>
                  <w:bCs/>
                </w:rPr>
                <w:delText xml:space="preserve">Detection, Capture &amp; SD Logging (FR-1, FR-2, FR-3)</w:delText>
              </w:r>
            </w:del>
            <w:ins w:id="1027" w:author="Ilan Ganor" w:date="2026-04-29T10:00:00Z">
              <w:r>
                <w:rPr>
                  <w:b/>
                  <w:bCs/>
                </w:rPr>
                <w:t xml:space="preserve">Detection, JPEG Capture &amp; SD Storage (FR-1, FR-2, FR-3)</w:t>
              </w:r>
            </w:ins>
          </w:p>
        </w:tc>
        <w:tc>
          <w:tcPr>
            <w:tcW w:w="495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del w:id="1028" w:author="Ilan Ganor" w:date="2026-04-29T10:00:00Z">
              <w:r>
                <w:rPr/>
                <w:delText xml:space="preserve">On-device person-detection inference on live camera stream, instantaneous count tracking with configurable debounce, still-frame capture on debounced count-change events, append-only event log (JSONL or CSV) plus timestamped image files on SD card. Build-time configurable inference rate, image format/quality, and log layout.</w:delText>
              </w:r>
            </w:del>
            <w:ins w:id="1029" w:author="Ilan Ganor" w:date="2026-04-29T10:00:00Z">
              <w:r>
                <w:rPr/>
                <w:t xml:space="preserve">On-device people AND vehicle detection inference on the N6Cam camera stream, per-class count tracking with configurable debounce, JPEG capture on every newly detected object (person or vehicle), runtime-tunable HAL_JPEG_ConfigEncoding parameter set, FAT32 format/mount of the SunDisk C4 SD card, per-event JPEG written to SD plus append-only event log (JSONL or CSV), and RAM release of the image once SD-write and UART-send have both completed.</w:t>
              </w:r>
            </w:ins>
          </w:p>
        </w:tc>
        <w:tc>
          <w:tcPr>
            <w:tcW w:w="1611" w:type="dxa"/>
            <w:tcBorders>
              <w:top w:val="single" w:sz="4" w:space="0" w:color="BFBFBF"/>
              <w:left w:val="single" w:sz="4" w:space="0" w:color="BFBFBF"/>
              <w:bottom w:val="single" w:sz="4" w:space="0" w:color="BFBFBF"/>
              <w:right w:val="single" w:sz="4" w:space="0" w:color="BFBFBF"/>
            </w:tcBorders>
            <w:shd w:fill="F2F2F2" w:val="clear"/>
          </w:tcPr>
          <w:p>
            <w:pPr>
              <w:pStyle w:val="Normal"/>
              <w:jc w:val="right"/>
              <w:rPr/>
            </w:pPr>
            <w:r>
              <w:rPr/>
              <w:t>25</w:t>
            </w:r>
            <w:r>
              <w:rPr/>
              <w:t xml:space="preserve"> %</w:t>
            </w:r>
          </w:p>
        </w:tc>
      </w:tr>
      <w:tr>
        <w:trPr/>
        <w:tc>
          <w:tcPr>
            <w:tcW w:w="599" w:type="dxa"/>
            <w:tcBorders>
              <w:top w:val="single" w:sz="4" w:space="0" w:color="BFBFBF"/>
              <w:left w:val="single" w:sz="4" w:space="0" w:color="BFBFBF"/>
              <w:bottom w:val="single" w:sz="4" w:space="0" w:color="BFBFBF"/>
              <w:right w:val="single" w:sz="4" w:space="0" w:color="BFBFBF"/>
            </w:tcBorders>
          </w:tcPr>
          <w:p>
            <w:pPr>
              <w:pStyle w:val="Normal"/>
              <w:jc w:val="center"/>
              <w:rPr/>
            </w:pPr>
            <w:r>
              <w:rPr>
                <w:b/>
                <w:bCs/>
              </w:rPr>
              <w:t>M3</w:t>
            </w:r>
          </w:p>
        </w:tc>
        <w:tc>
          <w:tcPr>
            <w:tcW w:w="2200" w:type="dxa"/>
            <w:tcBorders>
              <w:top w:val="single" w:sz="4" w:space="0" w:color="BFBFBF"/>
              <w:left w:val="single" w:sz="4" w:space="0" w:color="BFBFBF"/>
              <w:bottom w:val="single" w:sz="4" w:space="0" w:color="BFBFBF"/>
              <w:right w:val="single" w:sz="4" w:space="0" w:color="BFBFBF"/>
            </w:tcBorders>
          </w:tcPr>
          <w:p>
            <w:pPr>
              <w:pStyle w:val="Normal"/>
              <w:jc w:val="left"/>
              <w:rPr/>
            </w:pPr>
            <w:del w:id="1030" w:author="Ilan Ganor" w:date="2026-04-29T10:00:00Z">
              <w:r>
                <w:rPr>
                  <w:b/>
                  <w:bCs/>
                </w:rPr>
                <w:delText xml:space="preserve">Event GPIO &amp; SD-Card Interlock (FR-4, FR-5)</w:delText>
              </w:r>
            </w:del>
            <w:ins w:id="1031" w:author="Ilan Ganor" w:date="2026-04-29T10:00:00Z">
              <w:r>
                <w:rPr>
                  <w:b/>
                  <w:bCs/>
                </w:rPr>
                <w:t xml:space="preserve">External UART Links &amp; USB Control Plane (FR-4, FR-5)</w:t>
              </w:r>
            </w:ins>
          </w:p>
        </w:tc>
        <w:tc>
          <w:tcPr>
            <w:tcW w:w="4950" w:type="dxa"/>
            <w:tcBorders>
              <w:top w:val="single" w:sz="4" w:space="0" w:color="BFBFBF"/>
              <w:left w:val="single" w:sz="4" w:space="0" w:color="BFBFBF"/>
              <w:bottom w:val="single" w:sz="4" w:space="0" w:color="BFBFBF"/>
              <w:right w:val="single" w:sz="4" w:space="0" w:color="BFBFBF"/>
            </w:tcBorders>
          </w:tcPr>
          <w:p>
            <w:pPr>
              <w:pStyle w:val="Normal"/>
              <w:jc w:val="left"/>
              <w:rPr/>
            </w:pPr>
            <w:del w:id="1032" w:author="Ilan Ganor" w:date="2026-04-29T10:00:00Z">
              <w:r>
                <w:rPr/>
                <w:delText xml:space="preserve">Configurable event-out GPIO pulse on every logged event. Interlock input GPIO with debounce, in-flight write completion, clean filesystem flush/unmount, bounded RAM FIFO for events while interlock is asserted, ordered drain on re-mount, overflow accounting (drop policy + counter logged on resume). Optional “safe to remove” ACK output.</w:delText>
              </w:r>
            </w:del>
            <w:ins w:id="1033" w:author="Ilan Ganor" w:date="2026-04-29T10:00:00Z">
              <w:r>
                <w:rPr/>
                <w:t xml:space="preserve">External host UART tunnelled over the USB infrastructure on the N6Cam. Dev-kit-to-dev-kit UART to the Yellow MangOH on J503 pins 7/9/11/13 (3.3V). Per-event alert message and JPEG transmitted to the MangOH over UART per the protocol agreed in M1. USB control-plane command set on the N6Cam: RTC time-set from host clock, IR-LED on/off, and motion-sensor (motion-alert) enable/disable.</w:t>
              </w:r>
            </w:ins>
          </w:p>
        </w:tc>
        <w:tc>
          <w:tcPr>
            <w:tcW w:w="1611" w:type="dxa"/>
            <w:tcBorders>
              <w:top w:val="single" w:sz="4" w:space="0" w:color="BFBFBF"/>
              <w:left w:val="single" w:sz="4" w:space="0" w:color="BFBFBF"/>
              <w:bottom w:val="single" w:sz="4" w:space="0" w:color="BFBFBF"/>
              <w:right w:val="single" w:sz="4" w:space="0" w:color="BFBFBF"/>
            </w:tcBorders>
          </w:tcPr>
          <w:p>
            <w:pPr>
              <w:pStyle w:val="Normal"/>
              <w:jc w:val="right"/>
              <w:rPr/>
            </w:pPr>
            <w:r>
              <w:rPr/>
              <w:t>2</w:t>
            </w:r>
            <w:r>
              <w:rPr/>
              <w:t>5</w:t>
            </w:r>
            <w:r>
              <w:rPr/>
              <w:t xml:space="preserve"> %</w:t>
            </w:r>
          </w:p>
        </w:tc>
      </w:tr>
      <w:tr>
        <w:trPr/>
        <w:tc>
          <w:tcPr>
            <w:tcW w:w="599" w:type="dxa"/>
            <w:tcBorders>
              <w:top w:val="single" w:sz="4" w:space="0" w:color="BFBFBF"/>
              <w:left w:val="single" w:sz="4" w:space="0" w:color="BFBFBF"/>
              <w:bottom w:val="single" w:sz="4" w:space="0" w:color="BFBFBF"/>
              <w:right w:val="single" w:sz="4" w:space="0" w:color="BFBFBF"/>
            </w:tcBorders>
            <w:shd w:fill="F2F2F2" w:val="clear"/>
          </w:tcPr>
          <w:p>
            <w:pPr>
              <w:pStyle w:val="Normal"/>
              <w:jc w:val="center"/>
              <w:rPr/>
            </w:pPr>
            <w:r>
              <w:rPr>
                <w:b/>
                <w:bCs/>
              </w:rPr>
              <w:t>M4</w:t>
            </w:r>
          </w:p>
        </w:tc>
        <w:tc>
          <w:tcPr>
            <w:tcW w:w="220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del w:id="1034" w:author="Ilan Ganor" w:date="2026-04-29T10:00:00Z">
              <w:r>
                <w:rPr>
                  <w:b/>
                  <w:bCs/>
                </w:rPr>
                <w:delText xml:space="preserve">UART Firmware Update (FR-6)</w:delText>
              </w:r>
            </w:del>
            <w:ins w:id="1035" w:author="Ilan Ganor" w:date="2026-04-29T10:00:00Z">
              <w:r>
                <w:rPr>
                  <w:b/>
                  <w:bCs/>
                </w:rPr>
                <w:t xml:space="preserve">Yellow MangOH Integration &amp; Modem Forwarding (FR-6)</w:t>
              </w:r>
            </w:ins>
          </w:p>
        </w:tc>
        <w:tc>
          <w:tcPr>
            <w:tcW w:w="495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del w:id="1036" w:author="Ilan Ganor" w:date="2026-04-29T10:00:00Z">
              <w:r>
                <w:rPr/>
                <w:delText xml:space="preserve">Bootloader / resident update agent, image reception over UART (XMODEM/YMODEM or agreed protocol), CRC32 integrity check (signed-image option per design review), A/B or golden-image fallback so an interrupted update cannot brick the device, host-side Linux CLI flasher, documented protocol, configurable baud (≥ 115200).</w:delText>
              </w:r>
            </w:del>
            <w:ins w:id="1037" w:author="Ilan Ganor" w:date="2026-04-29T10:00:00Z">
              <w:r>
                <w:rPr/>
                <w:t xml:space="preserve">Yellow MangOH application that listens on the inter-board UART, characterises the maximum reliable UART line-rate between the two dev kits, parses incoming alert messages and JPEG frames from the N6Cam, and forwards each event to the control-centre server over the WP7607 cellular modem per the protocol agreed in M1. Includes connection-state handling, basic retry, and a documented operations runbook.</w:t>
              </w:r>
            </w:ins>
          </w:p>
        </w:tc>
        <w:tc>
          <w:tcPr>
            <w:tcW w:w="1611" w:type="dxa"/>
            <w:tcBorders>
              <w:top w:val="single" w:sz="4" w:space="0" w:color="BFBFBF"/>
              <w:left w:val="single" w:sz="4" w:space="0" w:color="BFBFBF"/>
              <w:bottom w:val="single" w:sz="4" w:space="0" w:color="BFBFBF"/>
              <w:right w:val="single" w:sz="4" w:space="0" w:color="BFBFBF"/>
            </w:tcBorders>
            <w:shd w:fill="F2F2F2" w:val="clear"/>
          </w:tcPr>
          <w:p>
            <w:pPr>
              <w:pStyle w:val="Normal"/>
              <w:jc w:val="right"/>
              <w:rPr/>
            </w:pPr>
            <w:r>
              <w:rPr/>
              <w:t>2</w:t>
            </w:r>
            <w:r>
              <w:rPr/>
              <w:t>0</w:t>
            </w:r>
            <w:r>
              <w:rPr/>
              <w:t xml:space="preserve"> %</w:t>
            </w:r>
          </w:p>
        </w:tc>
      </w:tr>
      <w:tr>
        <w:trPr/>
        <w:tc>
          <w:tcPr>
            <w:tcW w:w="599" w:type="dxa"/>
            <w:tcBorders>
              <w:top w:val="single" w:sz="4" w:space="0" w:color="BFBFBF"/>
              <w:left w:val="single" w:sz="4" w:space="0" w:color="BFBFBF"/>
              <w:bottom w:val="single" w:sz="4" w:space="0" w:color="BFBFBF"/>
              <w:right w:val="single" w:sz="4" w:space="0" w:color="BFBFBF"/>
            </w:tcBorders>
          </w:tcPr>
          <w:p>
            <w:pPr>
              <w:pStyle w:val="Normal"/>
              <w:jc w:val="center"/>
              <w:rPr/>
            </w:pPr>
            <w:r>
              <w:rPr>
                <w:b/>
                <w:bCs/>
              </w:rPr>
              <w:t>M5</w:t>
            </w:r>
          </w:p>
        </w:tc>
        <w:tc>
          <w:tcPr>
            <w:tcW w:w="2200" w:type="dxa"/>
            <w:tcBorders>
              <w:top w:val="single" w:sz="4" w:space="0" w:color="BFBFBF"/>
              <w:left w:val="single" w:sz="4" w:space="0" w:color="BFBFBF"/>
              <w:bottom w:val="single" w:sz="4" w:space="0" w:color="BFBFBF"/>
              <w:right w:val="single" w:sz="4" w:space="0" w:color="BFBFBF"/>
            </w:tcBorders>
          </w:tcPr>
          <w:p>
            <w:pPr>
              <w:pStyle w:val="Normal"/>
              <w:jc w:val="left"/>
              <w:rPr/>
            </w:pPr>
            <w:r>
              <w:rPr>
                <w:b/>
                <w:bCs/>
              </w:rPr>
              <w:t>Integration, Acceptance &amp; Release</w:t>
            </w:r>
          </w:p>
        </w:tc>
        <w:tc>
          <w:tcPr>
            <w:tcW w:w="4950" w:type="dxa"/>
            <w:tcBorders>
              <w:top w:val="single" w:sz="4" w:space="0" w:color="BFBFBF"/>
              <w:left w:val="single" w:sz="4" w:space="0" w:color="BFBFBF"/>
              <w:bottom w:val="single" w:sz="4" w:space="0" w:color="BFBFBF"/>
              <w:right w:val="single" w:sz="4" w:space="0" w:color="BFBFBF"/>
            </w:tcBorders>
          </w:tcPr>
          <w:p>
            <w:pPr>
              <w:pStyle w:val="Normal"/>
              <w:jc w:val="left"/>
              <w:rPr/>
            </w:pPr>
            <w:del w:id="1038" w:author="Ilan Ganor" w:date="2026-04-29T10:00:00Z">
              <w:r>
                <w:rPr/>
                <w:delText xml:space="preserve">Execution of the bench acceptance test procedure (count-change accuracy, 1-pulse-per-event verification, interlock buffer/overflow scenarios, interrupted-update recovery, ≥ 24 h soak). Final integration document, release FW binary (signed if applicable), bootloader binary, host flasher utility, build/toolchain instructions, known-issues note.</w:delText>
              </w:r>
            </w:del>
            <w:ins w:id="1039" w:author="Ilan Ganor" w:date="2026-04-29T10:00:00Z">
              <w:r>
                <w:rPr/>
                <w:t xml:space="preserve">End-to-end execution of the bench acceptance test procedure across both dev kits: people and vehicle count-change accuracy, JPEG-on-new-object verification, SD-write integrity on FAT32, UART alert + JPEG delivery from N6Cam to MangOH, MangOH forwarding to the control-centre server over the WP7607 modem, RTC sync, IR-LED and motion-sensor command coverage, plus a ≥ 24 h soak. Final integration document, release N6Cam firmware binary, MangOH application binary, build/toolchain instructions, known-issues note.</w:t>
              </w:r>
            </w:ins>
          </w:p>
        </w:tc>
        <w:tc>
          <w:tcPr>
            <w:tcW w:w="1611" w:type="dxa"/>
            <w:tcBorders>
              <w:top w:val="single" w:sz="4" w:space="0" w:color="BFBFBF"/>
              <w:left w:val="single" w:sz="4" w:space="0" w:color="BFBFBF"/>
              <w:bottom w:val="single" w:sz="4" w:space="0" w:color="BFBFBF"/>
              <w:right w:val="single" w:sz="4" w:space="0" w:color="BFBFBF"/>
            </w:tcBorders>
          </w:tcPr>
          <w:p>
            <w:pPr>
              <w:pStyle w:val="Normal"/>
              <w:jc w:val="right"/>
              <w:rPr/>
            </w:pPr>
            <w:r>
              <w:rPr/>
              <w:t>1</w:t>
            </w:r>
            <w:r>
              <w:rPr/>
              <w:t>0</w:t>
            </w:r>
            <w:r>
              <w:rPr/>
              <w:t xml:space="preserve"> %</w:t>
            </w:r>
          </w:p>
        </w:tc>
      </w:tr>
      <w:tr>
        <w:trPr/>
        <w:tc>
          <w:tcPr>
            <w:tcW w:w="599"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r>
          </w:p>
        </w:tc>
        <w:tc>
          <w:tcPr>
            <w:tcW w:w="2200"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Total</w:t>
            </w:r>
          </w:p>
        </w:tc>
        <w:tc>
          <w:tcPr>
            <w:tcW w:w="4950"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i/>
                <w:iCs/>
              </w:rPr>
              <w:t>Sum of milestone payments equals the fixed project total in §4.</w:t>
            </w:r>
          </w:p>
        </w:tc>
        <w:tc>
          <w:tcPr>
            <w:tcW w:w="1611" w:type="dxa"/>
            <w:tcBorders>
              <w:top w:val="single" w:sz="4" w:space="0" w:color="BFBFBF"/>
              <w:left w:val="single" w:sz="4" w:space="0" w:color="BFBFBF"/>
              <w:bottom w:val="single" w:sz="4" w:space="0" w:color="BFBFBF"/>
              <w:right w:val="single" w:sz="4" w:space="0" w:color="BFBFBF"/>
            </w:tcBorders>
            <w:shd w:fill="D9E2F3" w:val="clear"/>
          </w:tcPr>
          <w:p>
            <w:pPr>
              <w:pStyle w:val="Normal"/>
              <w:jc w:val="right"/>
              <w:rPr/>
            </w:pPr>
            <w:r>
              <w:rPr>
                <w:b/>
                <w:bCs/>
              </w:rPr>
              <w:t>100 %</w:t>
            </w:r>
          </w:p>
        </w:tc>
      </w:tr>
    </w:tbl>
    <w:p>
      <w:pPr>
        <w:pStyle w:val="Heading1"/>
        <w:rPr/>
      </w:pPr>
      <w:r>
        <w:rPr/>
        <w:t>4. Commercial Summary</w:t>
      </w:r>
    </w:p>
    <w:tbl>
      <w:tblPr>
        <w:tblW w:w="9360" w:type="dxa"/>
        <w:jc w:val="left"/>
        <w:tblInd w:w="0" w:type="dxa"/>
        <w:tblLayout w:type="fixed"/>
        <w:tblCellMar>
          <w:top w:w="100" w:type="dxa"/>
          <w:left w:w="140" w:type="dxa"/>
          <w:bottom w:w="100" w:type="dxa"/>
          <w:right w:w="140" w:type="dxa"/>
        </w:tblCellMar>
      </w:tblPr>
      <w:tblGrid>
        <w:gridCol w:w="5000"/>
        <w:gridCol w:w="4359"/>
      </w:tblGrid>
      <w:tr>
        <w:trPr/>
        <w:tc>
          <w:tcPr>
            <w:tcW w:w="5000"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Total effort</w:t>
            </w:r>
          </w:p>
        </w:tc>
        <w:tc>
          <w:tcPr>
            <w:tcW w:w="4359" w:type="dxa"/>
            <w:tcBorders>
              <w:top w:val="single" w:sz="4" w:space="0" w:color="BFBFBF"/>
              <w:left w:val="single" w:sz="4" w:space="0" w:color="BFBFBF"/>
              <w:bottom w:val="single" w:sz="4" w:space="0" w:color="BFBFBF"/>
              <w:right w:val="single" w:sz="4" w:space="0" w:color="BFBFBF"/>
            </w:tcBorders>
          </w:tcPr>
          <w:p>
            <w:pPr>
              <w:pStyle w:val="Normal"/>
              <w:jc w:val="left"/>
              <w:rPr/>
            </w:pPr>
            <w:r>
              <w:rPr/>
              <w:t>300 hours</w:t>
            </w:r>
          </w:p>
        </w:tc>
      </w:tr>
      <w:tr>
        <w:trPr/>
        <w:tc>
          <w:tcPr>
            <w:tcW w:w="500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Hourly rate</w:t>
            </w:r>
          </w:p>
        </w:tc>
        <w:tc>
          <w:tcPr>
            <w:tcW w:w="435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t>275 NIS / hour</w:t>
            </w:r>
          </w:p>
        </w:tc>
      </w:tr>
      <w:tr>
        <w:trPr/>
        <w:tc>
          <w:tcPr>
            <w:tcW w:w="5000"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Project total (excl. VAT)</w:t>
            </w:r>
          </w:p>
        </w:tc>
        <w:tc>
          <w:tcPr>
            <w:tcW w:w="4359" w:type="dxa"/>
            <w:tcBorders>
              <w:top w:val="single" w:sz="4" w:space="0" w:color="BFBFBF"/>
              <w:left w:val="single" w:sz="4" w:space="0" w:color="BFBFBF"/>
              <w:bottom w:val="single" w:sz="4" w:space="0" w:color="BFBFBF"/>
              <w:right w:val="single" w:sz="4" w:space="0" w:color="BFBFBF"/>
            </w:tcBorders>
          </w:tcPr>
          <w:p>
            <w:pPr>
              <w:pStyle w:val="Normal"/>
              <w:jc w:val="left"/>
              <w:rPr/>
            </w:pPr>
            <w:r>
              <w:rPr>
                <w:b/>
                <w:bCs/>
              </w:rPr>
              <w:t xml:space="preserve">₪ </w:t>
            </w:r>
            <w:r>
              <w:rPr>
                <w:b/>
                <w:bCs/>
              </w:rPr>
              <w:t>82,500</w:t>
            </w:r>
          </w:p>
        </w:tc>
      </w:tr>
      <w:tr>
        <w:trPr/>
        <w:tc>
          <w:tcPr>
            <w:tcW w:w="500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Currency</w:t>
            </w:r>
          </w:p>
        </w:tc>
        <w:tc>
          <w:tcPr>
            <w:tcW w:w="435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t>NIS (Israeli New Shekel)</w:t>
            </w:r>
          </w:p>
        </w:tc>
      </w:tr>
      <w:tr>
        <w:trPr/>
        <w:tc>
          <w:tcPr>
            <w:tcW w:w="5000"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Payment schedule</w:t>
            </w:r>
          </w:p>
        </w:tc>
        <w:tc>
          <w:tcPr>
            <w:tcW w:w="4359" w:type="dxa"/>
            <w:tcBorders>
              <w:top w:val="single" w:sz="4" w:space="0" w:color="BFBFBF"/>
              <w:left w:val="single" w:sz="4" w:space="0" w:color="BFBFBF"/>
              <w:bottom w:val="single" w:sz="4" w:space="0" w:color="BFBFBF"/>
              <w:right w:val="single" w:sz="4" w:space="0" w:color="BFBFBF"/>
            </w:tcBorders>
          </w:tcPr>
          <w:p>
            <w:pPr>
              <w:pStyle w:val="Normal"/>
              <w:jc w:val="left"/>
              <w:rPr/>
            </w:pPr>
            <w:r>
              <w:rPr/>
              <w:t>Milestone-based, per the percentages in the table in §3</w:t>
            </w:r>
          </w:p>
        </w:tc>
      </w:tr>
      <w:tr>
        <w:trPr/>
        <w:tc>
          <w:tcPr>
            <w:tcW w:w="5000"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b/>
                <w:bCs/>
              </w:rPr>
              <w:t>Payment trigger</w:t>
            </w:r>
          </w:p>
        </w:tc>
        <w:tc>
          <w:tcPr>
            <w:tcW w:w="4359" w:type="dxa"/>
            <w:tcBorders>
              <w:top w:val="single" w:sz="4" w:space="0" w:color="BFBFBF"/>
              <w:left w:val="single" w:sz="4" w:space="0" w:color="BFBFBF"/>
              <w:bottom w:val="single" w:sz="4" w:space="0" w:color="BFBFBF"/>
              <w:right w:val="single" w:sz="4" w:space="0" w:color="BFBFBF"/>
            </w:tcBorders>
            <w:shd w:fill="F2F2F2" w:val="clear"/>
          </w:tcPr>
          <w:p>
            <w:pPr>
              <w:pStyle w:val="Normal"/>
              <w:jc w:val="left"/>
              <w:rPr/>
            </w:pPr>
            <w:r>
              <w:rPr/>
              <w:t>On deliverable acceptance, per milestone</w:t>
            </w:r>
          </w:p>
        </w:tc>
      </w:tr>
      <w:tr>
        <w:trPr/>
        <w:tc>
          <w:tcPr>
            <w:tcW w:w="5000" w:type="dxa"/>
            <w:tcBorders>
              <w:top w:val="single" w:sz="4" w:space="0" w:color="BFBFBF"/>
              <w:left w:val="single" w:sz="4" w:space="0" w:color="BFBFBF"/>
              <w:bottom w:val="single" w:sz="4" w:space="0" w:color="BFBFBF"/>
              <w:right w:val="single" w:sz="4" w:space="0" w:color="BFBFBF"/>
            </w:tcBorders>
            <w:shd w:fill="D9E2F3" w:val="clear"/>
          </w:tcPr>
          <w:p>
            <w:pPr>
              <w:pStyle w:val="Normal"/>
              <w:jc w:val="left"/>
              <w:rPr/>
            </w:pPr>
            <w:r>
              <w:rPr>
                <w:b/>
                <w:bCs/>
              </w:rPr>
              <w:t>Payment terms</w:t>
            </w:r>
          </w:p>
        </w:tc>
        <w:tc>
          <w:tcPr>
            <w:tcW w:w="4359" w:type="dxa"/>
            <w:tcBorders>
              <w:top w:val="single" w:sz="4" w:space="0" w:color="BFBFBF"/>
              <w:left w:val="single" w:sz="4" w:space="0" w:color="BFBFBF"/>
              <w:bottom w:val="single" w:sz="4" w:space="0" w:color="BFBFBF"/>
              <w:right w:val="single" w:sz="4" w:space="0" w:color="BFBFBF"/>
            </w:tcBorders>
          </w:tcPr>
          <w:p>
            <w:pPr>
              <w:pStyle w:val="Normal"/>
              <w:jc w:val="left"/>
              <w:rPr/>
            </w:pPr>
            <w:r>
              <w:rPr/>
              <w:t>Net-30 from invoice date</w:t>
            </w:r>
          </w:p>
        </w:tc>
      </w:tr>
    </w:tbl>
    <w:p>
      <w:pPr>
        <w:pStyle w:val="Heading1"/>
        <w:rPr/>
      </w:pPr>
      <w:r>
        <w:rPr/>
        <w:t>5. Assumptions and Exclusions</w:t>
      </w:r>
    </w:p>
    <w:p>
      <w:pPr>
        <w:pStyle w:val="Heading2"/>
        <w:rPr/>
      </w:pPr>
      <w:r>
        <w:rPr/>
        <w:t>5.1 Assumptions</w:t>
      </w:r>
    </w:p>
    <w:p>
      <w:pPr>
        <w:pStyle w:val="ListParagraph"/>
        <w:numPr>
          <w:ilvl w:val="0"/>
          <w:numId w:val="1"/>
        </w:numPr>
        <w:spacing w:before="40" w:after="40"/>
        <w:rPr/>
      </w:pPr>
      <w:del w:id="1040" w:author="Ilan Ganor" w:date="2026-04-29T10:00:00Z">
        <w:r>
          <w:rPr/>
          <w:delText xml:space="preserve">SIANA N6Cam hardware, BSP, and base SDK are provided in working condition by ITP / Novex.</w:delText>
        </w:r>
      </w:del>
      <w:ins w:id="1041" w:author="Ilan Ganor" w:date="2026-04-29T10:00:00Z">
        <w:r>
          <w:rPr/>
          <w:t xml:space="preserve">SIANA N6Cam hardware/BSP/base SDK and Sierra Wireless Yellow MangOH dev kit (with WP7607 modem, activated SIM, and Legato/base BSP) are provided in working condition by ITP/Novex.</w:t>
        </w:r>
      </w:ins>
    </w:p>
    <w:p>
      <w:pPr>
        <w:pStyle w:val="ListParagraph"/>
        <w:numPr>
          <w:ilvl w:val="0"/>
          <w:numId w:val="1"/>
        </w:numPr>
        <w:spacing w:before="40" w:after="40"/>
        <w:rPr/>
      </w:pPr>
      <w:del w:id="1042" w:author="Ilan Ganor" w:date="2026-04-29T10:00:00Z">
        <w:r>
          <w:rPr/>
          <w:delText xml:space="preserve">The stock SIANA person-detection model is reused. Training or sourcing a custom model is out of scope.</w:delText>
        </w:r>
      </w:del>
      <w:ins w:id="1043" w:author="Ilan Ganor" w:date="2026-04-29T10:00:00Z">
        <w:r>
          <w:rPr/>
          <w:t xml:space="preserve">The stock SIANA detection model(s) for people and vehicles are reused. Training or sourcing a custom model for either class is out of scope.</w:t>
        </w:r>
      </w:ins>
    </w:p>
    <w:p>
      <w:pPr>
        <w:pStyle w:val="ListParagraph"/>
        <w:numPr>
          <w:ilvl w:val="0"/>
          <w:numId w:val="1"/>
        </w:numPr>
        <w:spacing w:before="40" w:after="40"/>
        <w:rPr/>
      </w:pPr>
      <w:del w:id="1044" w:author="Ilan Ganor" w:date="2026-04-29T10:00:00Z">
        <w:r>
          <w:rPr/>
          <w:delText xml:space="preserve">FAT32 is acceptable for the SD-card filesystem. The on-device driver supports clean unmount.</w:delText>
        </w:r>
      </w:del>
      <w:ins w:id="1045" w:author="Ilan Ganor" w:date="2026-04-29T10:00:00Z">
        <w:r>
          <w:rPr/>
          <w:t xml:space="preserve">FAT32 on a SunDisk Class 4 (C4) SD card is acceptable; the on-device driver supports format, mount, and clean unmount.</w:t>
        </w:r>
      </w:ins>
    </w:p>
    <w:p>
      <w:pPr>
        <w:pStyle w:val="ListParagraph"/>
        <w:numPr>
          <w:ilvl w:val="0"/>
          <w:numId w:val="1"/>
        </w:numPr>
        <w:spacing w:before="40" w:after="40"/>
        <w:rPr/>
      </w:pPr>
      <w:del w:id="1046" w:author="Ilan Ganor" w:date="2026-04-29T10:00:00Z">
        <w:r>
          <w:rPr/>
          <w:delText xml:space="preserve">At least one UART is available for the update path. Update-mode entry mechanism (magic sequence, GPIO strap, or command) is agreed during M1.</w:delText>
        </w:r>
      </w:del>
      <w:ins w:id="1047" w:author="Ilan Ganor" w:date="2026-04-29T10:00:00Z">
        <w:r>
          <w:rPr/>
          <w:t xml:space="preserve">Two UART channels are available on the N6Cam: one tunnelled over USB to the host, one to the Yellow MangOH on J503 pins 7/9/11/13 (3.3V). Inter-board UART protocol (alert framing + JPEG transport) and the MangOH↔server protocol are agreed during M1.</w:t>
        </w:r>
      </w:ins>
    </w:p>
    <w:p>
      <w:pPr>
        <w:pStyle w:val="ListParagraph"/>
        <w:numPr>
          <w:ilvl w:val="0"/>
          <w:numId w:val="1"/>
        </w:numPr>
        <w:spacing w:before="40" w:after="40"/>
        <w:rPr/>
      </w:pPr>
      <w:del w:id="1048" w:author="Ilan Ganor" w:date="2026-04-29T10:00:00Z">
        <w:r>
          <w:rPr/>
          <w:delText xml:space="preserve">Available free GPIOs for the event-out and interlock-in signals are confirmed during M1.</w:delText>
        </w:r>
      </w:del>
      <w:ins w:id="1049" w:author="Ilan Ganor" w:date="2026-04-29T10:00:00Z">
        <w:r>
          <w:rPr/>
          <w:t xml:space="preserve">USB control-plane command IDs for RTC set, IR-LED, and motion-sensor are confirmed during M1.</w:t>
        </w:r>
      </w:ins>
    </w:p>
    <w:p>
      <w:pPr>
        <w:pStyle w:val="ListParagraph"/>
        <w:numPr>
          <w:ilvl w:val="0"/>
          <w:numId w:val="1"/>
        </w:numPr>
        <w:spacing w:before="40" w:after="40"/>
        <w:rPr/>
      </w:pPr>
      <w:del w:id="1050" w:author="Ilan Ganor" w:date="2026-04-29T10:00:00Z">
        <w:r>
          <w:rPr/>
          <w:delText xml:space="preserve">Time source: monotonic timestamps are acceptable in the absence of an RTC; external time-set hook is provided if needed.</w:delText>
        </w:r>
      </w:del>
      <w:ins w:id="1051" w:author="Ilan Ganor" w:date="2026-04-29T10:00:00Z">
        <w:r>
          <w:rPr/>
          <w:t xml:space="preserve">Time source: the N6Cam RTC is initialised from current-time data injected by the host over USB; monotonic timestamps are used between syncs.</w:t>
        </w:r>
      </w:ins>
    </w:p>
    <w:p>
      <w:pPr>
        <w:pStyle w:val="ListParagraph"/>
        <w:numPr>
          <w:ilvl w:val="0"/>
          <w:numId w:val="1"/>
        </w:numPr>
        <w:spacing w:before="40" w:after="40"/>
        <w:rPr/>
      </w:pPr>
      <w:del w:id="1052" w:author="Ilan Ganor" w:date="2026-04-29T10:00:00Z">
        <w:r>
          <w:rPr/>
          <w:delText xml:space="preserve">CRC32 image integrity is the baseline for FR-6. Code-signing with on-device public key is an option to be confirmed in M1; if selected, key provisioning effort is included in M4.</w:delText>
        </w:r>
      </w:del>
      <w:ins w:id="1053" w:author="Ilan Ganor" w:date="2026-04-29T10:00:00Z">
        <w:r>
          <w:rPr/>
          <w:t xml:space="preserve">The control-centre server endpoint, transport (TCP/HTTPS/MQTT TBD), and credentials for the WP7607-side connection are provided by ITP/Novex; protocol spec is agreed during M1.</w:t>
        </w:r>
      </w:ins>
    </w:p>
    <w:p>
      <w:pPr>
        <w:pStyle w:val="ListParagraph"/>
        <w:numPr>
          <w:ilvl w:val="0"/>
          <w:numId w:val="1"/>
        </w:numPr>
        <w:spacing w:before="40" w:after="40"/>
        <w:rPr/>
      </w:pPr>
      <w:del w:id="1054" w:author="Ilan Ganor" w:date="2026-04-29T10:00:00Z">
        <w:r>
          <w:rPr/>
          <w:delText xml:space="preserve">ITP / Novex provides hardware units (N6Cam plus an SD-card test fixture) and timely access to a technical point of contact.</w:delText>
        </w:r>
      </w:del>
      <w:ins w:id="1055" w:author="Ilan Ganor" w:date="2026-04-29T10:00:00Z">
        <w:r>
          <w:rPr/>
          <w:t xml:space="preserve">ITP/Novex provides hardware units (N6Cam, Yellow MangOH with WP7607 + SIM, and a SunDisk C4 SD-card test fixture) and timely access to a technical point of contact.</w:t>
        </w:r>
      </w:ins>
    </w:p>
    <w:p>
      <w:pPr>
        <w:pStyle w:val="Heading2"/>
        <w:rPr/>
      </w:pPr>
      <w:r>
        <w:rPr/>
        <w:t>5.2 Exclusions</w:t>
      </w:r>
    </w:p>
    <w:p>
      <w:pPr>
        <w:pStyle w:val="ListParagraph"/>
        <w:numPr>
          <w:ilvl w:val="0"/>
          <w:numId w:val="1"/>
        </w:numPr>
        <w:spacing w:before="40" w:after="40"/>
        <w:rPr/>
      </w:pPr>
      <w:del w:id="1056" w:author="Ilan Ganor" w:date="2026-04-29T10:00:00Z">
        <w:r>
          <w:rPr/>
          <w:delText xml:space="preserve">SIANA hardware, optics, mechanical enclosure, and power design.</w:delText>
        </w:r>
      </w:del>
      <w:ins w:id="1057" w:author="Ilan Ganor" w:date="2026-04-29T10:00:00Z">
        <w:r>
          <w:rPr/>
          <w:t xml:space="preserve">SIANA, Sierra Wireless, and SD-card hardware; optics, mechanical enclosure, and power design.</w:t>
        </w:r>
      </w:ins>
    </w:p>
    <w:p>
      <w:pPr>
        <w:pStyle w:val="ListParagraph"/>
        <w:numPr>
          <w:ilvl w:val="0"/>
          <w:numId w:val="1"/>
        </w:numPr>
        <w:spacing w:before="40" w:after="40"/>
        <w:rPr/>
      </w:pPr>
      <w:r>
        <w:rPr/>
        <w:t>Production programming, manufacturing-line bring-up, and field rollout.</w:t>
      </w:r>
    </w:p>
    <w:p>
      <w:pPr>
        <w:pStyle w:val="ListParagraph"/>
        <w:numPr>
          <w:ilvl w:val="0"/>
          <w:numId w:val="1"/>
        </w:numPr>
        <w:spacing w:before="40" w:after="40"/>
        <w:rPr/>
      </w:pPr>
      <w:r>
        <w:rPr/>
        <w:t>Regulatory or EMC compliance work.</w:t>
      </w:r>
    </w:p>
    <w:p>
      <w:pPr>
        <w:pStyle w:val="ListParagraph"/>
        <w:numPr>
          <w:ilvl w:val="0"/>
          <w:numId w:val="1"/>
        </w:numPr>
        <w:spacing w:before="40" w:after="40"/>
        <w:rPr/>
      </w:pPr>
      <w:del w:id="1058" w:author="Ilan Ganor" w:date="2026-04-29T10:00:00Z">
        <w:r>
          <w:rPr/>
          <w:delText xml:space="preserve">Cloud, server, or back-office integration of the event log.</w:delText>
        </w:r>
      </w:del>
      <w:ins w:id="1059" w:author="Ilan Ganor" w:date="2026-04-29T10:00:00Z">
        <w:r>
          <w:rPr/>
          <w:t xml:space="preserve">Implementation or hosting of the control-centre server itself; back-office integration beyond delivering events to the agreed server endpoint.</w:t>
        </w:r>
      </w:ins>
    </w:p>
    <w:p>
      <w:pPr>
        <w:pStyle w:val="ListParagraph"/>
        <w:numPr>
          <w:ilvl w:val="0"/>
          <w:numId w:val="1"/>
        </w:numPr>
        <w:spacing w:before="40" w:after="40"/>
        <w:rPr/>
      </w:pPr>
      <w:del w:id="1060" w:author="Ilan Ganor" w:date="2026-04-29T10:00:00Z">
        <w:r>
          <w:rPr/>
          <w:delText xml:space="preserve">Training of an end-user-specific detection model.</w:delText>
        </w:r>
      </w:del>
      <w:ins w:id="1061" w:author="Ilan Ganor" w:date="2026-04-29T10:00:00Z">
        <w:r>
          <w:rPr/>
          <w:t xml:space="preserve">Training of an end-user-specific detection model (people or vehicle).</w:t>
        </w:r>
      </w:ins>
    </w:p>
    <w:p>
      <w:pPr>
        <w:pStyle w:val="ListParagraph"/>
        <w:numPr>
          <w:ilvl w:val="0"/>
          <w:numId w:val="1"/>
        </w:numPr>
        <w:spacing w:before="40" w:after="40"/>
        <w:rPr/>
      </w:pPr>
      <w:r>
        <w:rPr/>
        <w:t>On-site support outside of remote acceptance review.</w:t>
      </w:r>
    </w:p>
    <w:p>
      <w:pPr>
        <w:pStyle w:val="Heading1"/>
        <w:rPr/>
      </w:pPr>
      <w:r>
        <w:rPr/>
        <w:t>6. Schedule</w:t>
      </w:r>
    </w:p>
    <w:p>
      <w:pPr>
        <w:pStyle w:val="Normal"/>
        <w:spacing w:before="60" w:after="60"/>
        <w:rPr/>
      </w:pPr>
      <w:r>
        <w:rPr/>
        <w:t>Indicative duration is approximately 10 to 12 calendar weeks from kickoff to M5 acceptance, assuming hardware availability at M1 and a single-track engagement. A detailed timeline with target dates is fixed at M1 sign-off.</w:t>
      </w:r>
    </w:p>
    <w:p>
      <w:pPr>
        <w:pStyle w:val="Heading1"/>
        <w:rPr/>
      </w:pPr>
      <w:r>
        <w:rPr/>
        <w:t>7. Change Control</w:t>
      </w:r>
    </w:p>
    <w:p>
      <w:pPr>
        <w:pStyle w:val="Normal"/>
        <w:spacing w:before="60" w:after="60"/>
        <w:rPr/>
      </w:pPr>
      <w:del w:id="1062" w:author="Ilan Ganor" w:date="2026-04-29T10:00:00Z">
        <w:r>
          <w:rPr/>
          <w:delText xml:space="preserve">Any change to scope, deliverables, GPIO assignments, update-mode security model, or detection model that materially affects effort is documented in a change request signed by both parties before work proceeds. Effort and cost are adjusted at the agreed hourly rate.</w:delText>
        </w:r>
      </w:del>
      <w:ins w:id="1063" w:author="Ilan Ganor" w:date="2026-04-29T10:00:00Z">
        <w:r>
          <w:rPr/>
          <w:t xml:space="preserve">Any change to scope, deliverables, inter-board UART protocol, MangOH↔server protocol, USB command set, or detection model that materially affects effort is documented in a change request signed by both parties before work proceeds. Effort and cost are adjusted at the agreed hourly rate.</w:t>
        </w:r>
      </w:ins>
    </w:p>
    <w:p>
      <w:pPr>
        <w:pStyle w:val="Heading1"/>
        <w:rPr/>
      </w:pPr>
      <w:r>
        <w:rPr/>
        <w:t>8. Authorization</w:t>
      </w:r>
    </w:p>
    <w:p>
      <w:pPr>
        <w:pStyle w:val="Normal"/>
        <w:spacing w:before="60" w:after="60"/>
        <w:rPr/>
      </w:pPr>
      <w:r>
        <w:rPr/>
        <w:t>Acceptance of this proposal authorizes Kamacode Ltd. to begin Milestone 1. Signature below constitutes agreement to the scope, milestones, effort, rate, and commercial terms set out in this document.</w:t>
      </w:r>
    </w:p>
    <w:p>
      <w:pPr>
        <w:pStyle w:val="Normal"/>
        <w:spacing w:before="360" w:after="60"/>
        <w:rPr/>
      </w:pPr>
      <w:r>
        <w:rPr/>
        <w:t xml:space="preserve"> </w:t>
      </w:r>
    </w:p>
    <w:tbl>
      <w:tblPr>
        <w:tblW w:w="9360" w:type="dxa"/>
        <w:jc w:val="left"/>
        <w:tblInd w:w="0" w:type="dxa"/>
        <w:tblLayout w:type="fixed"/>
        <w:tblCellMar>
          <w:top w:w="100" w:type="dxa"/>
          <w:left w:w="0" w:type="dxa"/>
          <w:bottom w:w="100" w:type="dxa"/>
          <w:right w:w="200" w:type="dxa"/>
        </w:tblCellMar>
      </w:tblPr>
      <w:tblGrid>
        <w:gridCol w:w="4680"/>
        <w:gridCol w:w="4679"/>
      </w:tblGrid>
      <w:tr>
        <w:trPr/>
        <w:tc>
          <w:tcPr>
            <w:tcW w:w="4680" w:type="dxa"/>
            <w:tcBorders/>
          </w:tcPr>
          <w:p>
            <w:pPr>
              <w:pStyle w:val="Normal"/>
              <w:rPr/>
            </w:pPr>
            <w:r>
              <w:rPr>
                <w:b/>
                <w:bCs/>
              </w:rPr>
              <w:t>For Kamacode Ltd.</w:t>
            </w:r>
          </w:p>
          <w:p>
            <w:pPr>
              <w:pStyle w:val="Normal"/>
              <w:pBdr>
                <w:top w:val="single" w:sz="6" w:space="1" w:color="000000"/>
              </w:pBdr>
              <w:spacing w:before="480" w:after="0"/>
              <w:rPr/>
            </w:pPr>
            <w:r>
              <w:rPr/>
              <w:t>Ilan Ganor, CEO</w:t>
            </w:r>
          </w:p>
          <w:p>
            <w:pPr>
              <w:pStyle w:val="Normal"/>
              <w:rPr/>
            </w:pPr>
            <w:r>
              <w:rPr>
                <w:color w:val="666666"/>
                <w:sz w:val="18"/>
                <w:szCs w:val="18"/>
              </w:rPr>
              <w:t>Signature / Date</w:t>
            </w:r>
          </w:p>
        </w:tc>
        <w:tc>
          <w:tcPr>
            <w:tcW w:w="4679" w:type="dxa"/>
            <w:tcBorders/>
            <w:tcMar>
              <w:left w:w="200" w:type="dxa"/>
              <w:right w:w="0" w:type="dxa"/>
            </w:tcMar>
          </w:tcPr>
          <w:p>
            <w:pPr>
              <w:pStyle w:val="Normal"/>
              <w:rPr/>
            </w:pPr>
            <w:r>
              <w:rPr>
                <w:b/>
                <w:bCs/>
              </w:rPr>
              <w:t>For ITP / Novex</w:t>
            </w:r>
          </w:p>
          <w:p>
            <w:pPr>
              <w:pStyle w:val="Normal"/>
              <w:pBdr>
                <w:top w:val="single" w:sz="6" w:space="1" w:color="000000"/>
              </w:pBdr>
              <w:spacing w:before="480" w:after="0"/>
              <w:rPr/>
            </w:pPr>
            <w:r>
              <w:rPr/>
              <w:t>Name / Title</w:t>
            </w:r>
          </w:p>
          <w:p>
            <w:pPr>
              <w:pStyle w:val="Normal"/>
              <w:rPr/>
            </w:pPr>
            <w:r>
              <w:rPr>
                <w:color w:val="666666"/>
                <w:sz w:val="18"/>
                <w:szCs w:val="18"/>
              </w:rPr>
              <w:t>Signature / Date</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Page </w:t>
    </w:r>
    <w:r>
      <w:rPr/>
      <w:fldChar w:fldCharType="begin"/>
    </w:r>
    <w:r>
      <w:rPr/>
      <w:instrText xml:space="preserve"> PAGE </w:instrText>
    </w:r>
    <w:r>
      <w:rPr/>
      <w:fldChar w:fldCharType="separate"/>
    </w:r>
    <w:r>
      <w:rPr/>
      <w:t>4</w:t>
    </w:r>
    <w:r>
      <w:rPr/>
      <w:fldChar w:fldCharType="end"/>
    </w:r>
    <w:r>
      <w:rPr>
        <w:color w:val="666666"/>
        <w:sz w:val="18"/>
        <w:szCs w:val="18"/>
      </w:rPr>
      <w:t xml:space="preserve"> of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Page </w:t>
    </w:r>
    <w:r>
      <w:rPr/>
      <w:fldChar w:fldCharType="begin"/>
    </w:r>
    <w:r>
      <w:rPr/>
      <w:instrText xml:space="preserve"> PAGE </w:instrText>
    </w:r>
    <w:r>
      <w:rPr/>
      <w:fldChar w:fldCharType="separate"/>
    </w:r>
    <w:r>
      <w:rPr/>
      <w:t>4</w:t>
    </w:r>
    <w:r>
      <w:rPr/>
      <w:fldChar w:fldCharType="end"/>
    </w:r>
    <w:r>
      <w:rPr>
        <w:color w:val="666666"/>
        <w:sz w:val="18"/>
        <w:szCs w:val="18"/>
      </w:rPr>
      <w:t xml:space="preserve"> of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tabs>
        <w:tab w:val="clear" w:pos="720"/>
        <w:tab w:val="right" w:pos="9360" w:leader="none"/>
      </w:tabs>
      <w:rPr/>
    </w:pPr>
    <w:r>
      <w:rPr>
        <w:b/>
        <w:bCs/>
        <w:color w:val="1F4E79"/>
        <w:sz w:val="18"/>
        <w:szCs w:val="18"/>
      </w:rPr>
      <w:t>Kamacode Ltd. — Confidential</w:t>
    </w:r>
    <w:r>
      <w:rPr>
        <w:color w:val="1F4E79"/>
        <w:sz w:val="18"/>
        <w:szCs w:val="18"/>
      </w:rPr>
      <w:tab/>
      <w:t>N6Cam People-Counter Firmware —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tabs>
        <w:tab w:val="clear" w:pos="720"/>
        <w:tab w:val="right" w:pos="9360" w:leader="none"/>
      </w:tabs>
      <w:rPr/>
    </w:pPr>
    <w:r>
      <w:rPr>
        <w:b/>
        <w:bCs/>
        <w:color w:val="1F4E79"/>
        <w:sz w:val="18"/>
        <w:szCs w:val="18"/>
      </w:rPr>
      <w:t>Kamacode Ltd. — Confidential</w:t>
    </w:r>
    <w:r>
      <w:rPr>
        <w:color w:val="1F4E79"/>
        <w:sz w:val="18"/>
        <w:szCs w:val="18"/>
      </w:rPr>
      <w:tab/>
      <w:t>N6Cam People-Counter Firmware —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0"/>
      <w:szCs w:val="30"/>
    </w:rPr>
  </w:style>
  <w:style w:type="paragraph" w:styleId="Heading2">
    <w:name w:val="Heading 2"/>
    <w:basedOn w:val="Heading"/>
    <w:qFormat/>
    <w:pPr>
      <w:spacing w:before="220" w:after="120"/>
      <w:outlineLvl w:val="1"/>
    </w:pPr>
    <w:rPr>
      <w:rFonts w:ascii="Arial" w:hAnsi="Arial" w:eastAsia="Arial" w:cs="Arial"/>
      <w:b/>
      <w:bCs/>
      <w:color w:val="1F4E79"/>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943</Words>
  <Characters>5445</Characters>
  <CharactersWithSpaces>6273</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2026-04-26T10:07:37Z</dcterms:created>
  <dc:creator>Kamacode Ltd.</dc:creator>
  <dc:description/>
  <dc:language>en-US</dc:language>
  <cp:lastModifiedBy/>
  <dcterms:modified xsi:type="dcterms:W3CDTF">2026-04-26T13:10:01Z</dcterms:modified>
  <cp:revision>2</cp:revision>
  <dc:subject/>
  <dc:title>N6Cam People-Counter Firmware — Milestone Plan &amp; Cost Proposal</dc:title>
</cp:coreProperties>
</file>